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38B91" w14:textId="77777777" w:rsidR="00283816" w:rsidRDefault="00283816"/>
    <w:p w14:paraId="7BCE05BA" w14:textId="77777777" w:rsidR="00283816" w:rsidRDefault="00283816"/>
    <w:p w14:paraId="29BE986C" w14:textId="77777777" w:rsidR="00283816" w:rsidRDefault="00B758DC">
      <w:r>
        <w:rPr>
          <w:b/>
        </w:rPr>
        <w:t xml:space="preserve">Vegetable Gardening - </w:t>
      </w:r>
      <w:r>
        <w:t>29/7/95</w:t>
      </w:r>
    </w:p>
    <w:p w14:paraId="0FEA37C9" w14:textId="77777777" w:rsidR="00283816" w:rsidRDefault="00283816"/>
    <w:p w14:paraId="276AD79D" w14:textId="77777777" w:rsidR="00283816" w:rsidRDefault="00B758DC">
      <w:r>
        <w:t>At Kezban Atiktıg’s garden, in an area of ca. 3/4 of dönüm, she has started harvesting her vegetables: pepper, “bamya”, tomatoes, eggplant, corn, green beans and a few stalks of sunflowers. Last week she took 40 kg. of peppers to the market to sell (1.5 million TL). Each week, until end of Sept. she will take her produce to sell....it provides her an</w:t>
      </w:r>
      <w:r>
        <w:rPr>
          <w:u w:val="single"/>
        </w:rPr>
        <w:t xml:space="preserve"> additional income</w:t>
      </w:r>
      <w:r>
        <w:t xml:space="preserve"> for subsistence.</w:t>
      </w:r>
    </w:p>
    <w:p w14:paraId="48DE6159" w14:textId="77777777" w:rsidR="00283816" w:rsidRDefault="00B758DC">
      <w:r>
        <w:t>(She told me that her family of 8 would eat about 20 loaves of “city bread”, costing 100,000/day. That’s why they buy flour at 800,000 TL/50 kg. bag. Each bag makes 250-300 “bazlama”. So each piece costs 3,000-3,500TL, instead of 6,000 TL. The point is that the marginal villager is very calculating about his/her expenditures...</w:t>
      </w:r>
      <w:ins w:id="0" w:author="2013.07.25" w:date="2026-03-30T09:54:00Z">
        <w:r w:rsidR="00ED5A19">
          <w:t>self-</w:t>
        </w:r>
      </w:ins>
      <w:r>
        <w:rPr>
          <w:b/>
        </w:rPr>
        <w:t>labor</w:t>
      </w:r>
      <w:r>
        <w:t xml:space="preserve"> is the cheapest commodity which does not get calculated into the cost.</w:t>
      </w:r>
    </w:p>
    <w:p w14:paraId="16497FD5" w14:textId="77777777" w:rsidR="00283816" w:rsidRDefault="00283816"/>
    <w:p w14:paraId="1CB9C275" w14:textId="77777777" w:rsidR="00283816" w:rsidRDefault="00B758DC">
      <w:r>
        <w:rPr>
          <w:b/>
        </w:rPr>
        <w:t>Old Time Farming</w:t>
      </w:r>
      <w:r>
        <w:t xml:space="preserve"> - by Suna Köseoglu - 30/7/95</w:t>
      </w:r>
    </w:p>
    <w:p w14:paraId="1D65BF33" w14:textId="77777777" w:rsidR="00283816" w:rsidRDefault="00283816"/>
    <w:p w14:paraId="6364BFF2" w14:textId="77777777" w:rsidR="00283816" w:rsidRDefault="00B758DC">
      <w:r w:rsidRPr="00A631CB">
        <w:rPr>
          <w:color w:val="FF0000"/>
        </w:rPr>
        <w:t>In 1944 there was a bad drought...this continued on for 7 years..following year, there was a very snowy winter...2 m. of snow..many of the sheep died, we could not find feed.</w:t>
      </w:r>
      <w:r>
        <w:t xml:space="preserve"> In the past we used to send our herds From Beylikköprü</w:t>
      </w:r>
    </w:p>
    <w:p w14:paraId="2B249E80" w14:textId="77777777" w:rsidR="00283816" w:rsidRDefault="00B758DC">
      <w:r>
        <w:t>to Beypazarı, Muslim, etc. in winter, for 6 months, in summer they came back to our graZing land in village for milking.. In 1944, there was 15 HH in BK.</w:t>
      </w:r>
    </w:p>
    <w:p w14:paraId="36E16A72" w14:textId="77777777" w:rsidR="00283816" w:rsidRPr="00D11617" w:rsidRDefault="00B758DC">
      <w:pPr>
        <w:rPr>
          <w:color w:val="FF0000"/>
        </w:rPr>
      </w:pPr>
      <w:r>
        <w:t xml:space="preserve">We were all related families there. </w:t>
      </w:r>
    </w:p>
    <w:p w14:paraId="00BD5802" w14:textId="77777777" w:rsidR="00283816" w:rsidRDefault="00B758DC">
      <w:r>
        <w:t>In 1952, technology changed, with tractor, irrigation etc... with motor..</w:t>
      </w:r>
    </w:p>
    <w:p w14:paraId="7AE5E7DD" w14:textId="77777777" w:rsidR="00283816" w:rsidRDefault="00B758DC">
      <w:r>
        <w:t xml:space="preserve">We still made the canals by hand. </w:t>
      </w:r>
    </w:p>
    <w:p w14:paraId="60FD10C1" w14:textId="77777777" w:rsidR="00D11617" w:rsidRDefault="00D11617"/>
    <w:p w14:paraId="6778B113" w14:textId="77777777" w:rsidR="00283816" w:rsidRPr="00D11617" w:rsidRDefault="00D11617">
      <w:pPr>
        <w:rPr>
          <w:color w:val="FF0000"/>
        </w:rPr>
      </w:pPr>
      <w:r w:rsidRPr="00D11617">
        <w:rPr>
          <w:color w:val="000000" w:themeColor="text1"/>
        </w:rPr>
        <w:t>PRODUCTIVITY</w:t>
      </w:r>
      <w:r>
        <w:rPr>
          <w:color w:val="FF0000"/>
        </w:rPr>
        <w:t xml:space="preserve">: </w:t>
      </w:r>
      <w:r w:rsidR="00B758DC" w:rsidRPr="00D11617">
        <w:rPr>
          <w:color w:val="FF0000"/>
        </w:rPr>
        <w:t>What was the productivity? With good rain and tractor technology, in 1952, we got 1/25 (for 1 teneke seed, 25 teneke wheat, which means 25x16=400 kg.)</w:t>
      </w:r>
      <w:r>
        <w:rPr>
          <w:color w:val="FF0000"/>
        </w:rPr>
        <w:t xml:space="preserve"> 1 TENEKE=1 “YARIM”=16-17 KG.</w:t>
      </w:r>
    </w:p>
    <w:p w14:paraId="1C2E1480" w14:textId="77777777" w:rsidR="00D11617" w:rsidRDefault="00D11617">
      <w:pPr>
        <w:rPr>
          <w:color w:val="FF0000"/>
        </w:rPr>
      </w:pPr>
    </w:p>
    <w:p w14:paraId="2ED529E0" w14:textId="77777777" w:rsidR="00283816" w:rsidRPr="00D11617" w:rsidRDefault="00B758DC">
      <w:pPr>
        <w:rPr>
          <w:color w:val="FF0000"/>
        </w:rPr>
      </w:pPr>
      <w:r w:rsidRPr="00D11617">
        <w:rPr>
          <w:color w:val="FF0000"/>
        </w:rPr>
        <w:t>The wealthiest people got 200 yarım (3200 kg.), from 40-50 dönüms. With good rain, we got better yield. This is better than today. Last year, though, we had a good produce.. If you irrigate and manure and weed, you can get 1/40 (we irrigated it 3x)....</w:t>
      </w:r>
    </w:p>
    <w:p w14:paraId="42B432C4" w14:textId="77777777" w:rsidR="00283816" w:rsidRDefault="00B758DC">
      <w:r>
        <w:t>In the past, cereals were dry farmed. Irrigation was only for sugar beet and melons. Without water, one gets less than 1/2...</w:t>
      </w:r>
    </w:p>
    <w:p w14:paraId="160C727B" w14:textId="77777777" w:rsidR="00283816" w:rsidRDefault="00283816"/>
    <w:p w14:paraId="76909406" w14:textId="77777777" w:rsidR="00283816" w:rsidRDefault="00B758DC">
      <w:r>
        <w:rPr>
          <w:position w:val="-4"/>
        </w:rPr>
        <w:t>At present, water and labor are the critical factors in mixed farming in</w:t>
      </w:r>
      <w:r>
        <w:t xml:space="preserve"> the region. As more land goes into cultivation through government grants to individual farmers,  individual field size gets smaller and further away from the major river, Sakarya. Labor shortage is usually  filled by either hired labor from outside or by  members of the  extended family, as  younger people prefer to work in the provincial town of Polatlı or in Ankara. Water is more critical, however, and unless new wells are drilled which is a very costly process, farmers may have to practice dry farming more efficiently, with 3-year crop alternation and good fallow system, as they did in the early to mid 1900’s.  In the past, </w:t>
      </w:r>
      <w:r>
        <w:rPr>
          <w:position w:val="-4"/>
        </w:rPr>
        <w:t xml:space="preserve">Crops were local: wheat (Polatlı kösesi, sülhak, topbas--all used for bread-- these were local). </w:t>
      </w:r>
      <w:r>
        <w:rPr>
          <w:position w:val="-4"/>
        </w:rPr>
        <w:lastRenderedPageBreak/>
        <w:t>“Kunduru” type wheat was used for macaroni--hard wheat.. Present strategy is to diversify crops, legumes (chickpea, lentil, bean</w:t>
      </w:r>
      <w:r w:rsidR="001F6012">
        <w:rPr>
          <w:position w:val="-4"/>
        </w:rPr>
        <w:t>)</w:t>
      </w:r>
      <w:r>
        <w:rPr>
          <w:position w:val="-4"/>
        </w:rPr>
        <w:t xml:space="preserve">, cumin which require a growth period of 5 months, in addition to irrigated cash crops. At present, the latter takes the place of “Nadas”, ie. each year irrigated fields are alternated with cereals and sugar beet or onion. But in the long run even irrigated crops deplete the soil. </w:t>
      </w:r>
      <w:r>
        <w:t xml:space="preserve"> </w:t>
      </w:r>
    </w:p>
    <w:p w14:paraId="238BA4FD" w14:textId="77777777" w:rsidR="00283816" w:rsidRDefault="00283816"/>
    <w:p w14:paraId="3F454CA9" w14:textId="77777777" w:rsidR="00283816" w:rsidRDefault="00B758DC">
      <w:r>
        <w:t>What was the tool technology, prior to 1950?</w:t>
      </w:r>
    </w:p>
    <w:p w14:paraId="609AC58F" w14:textId="77777777" w:rsidR="00283816" w:rsidRDefault="00B758DC">
      <w:r>
        <w:tab/>
        <w:t>Döven: to separate wheat from stalk</w:t>
      </w:r>
      <w:ins w:id="1" w:author="2013.07.25" w:date="2026-03-30T09:54:00Z">
        <w:r w:rsidR="00213838">
          <w:t>- threshing board</w:t>
        </w:r>
      </w:ins>
    </w:p>
    <w:p w14:paraId="2C99FACF" w14:textId="76ED97B0" w:rsidR="00283816" w:rsidRDefault="00B758DC">
      <w:r>
        <w:tab/>
        <w:t>sandıklı: to throw seed in (it is carried by horses</w:t>
      </w:r>
      <w:del w:id="2" w:author="2013.07.25" w:date="2026-03-30T09:54:00Z">
        <w:r>
          <w:delText>)</w:delText>
        </w:r>
      </w:del>
      <w:ins w:id="3" w:author="2013.07.25" w:date="2026-03-30T09:54:00Z">
        <w:r>
          <w:t>)</w:t>
        </w:r>
        <w:r w:rsidR="00213838">
          <w:t xml:space="preserve">- </w:t>
        </w:r>
      </w:ins>
    </w:p>
    <w:p w14:paraId="2A379458" w14:textId="13E127E3" w:rsidR="00283816" w:rsidRDefault="00B758DC">
      <w:r>
        <w:tab/>
        <w:t xml:space="preserve">saban: </w:t>
      </w:r>
      <w:del w:id="4" w:author="2013.07.25" w:date="2026-03-30T09:54:00Z">
        <w:r>
          <w:delText xml:space="preserve">     to </w:delText>
        </w:r>
      </w:del>
      <w:ins w:id="5" w:author="2013.07.25" w:date="2026-03-30T09:54:00Z">
        <w:r w:rsidR="00213838">
          <w:t>plow/</w:t>
        </w:r>
      </w:ins>
      <w:r w:rsidR="00213838">
        <w:t>plough</w:t>
      </w:r>
    </w:p>
    <w:p w14:paraId="3142AFD6" w14:textId="77777777" w:rsidR="00283816" w:rsidRDefault="00B758DC">
      <w:r>
        <w:tab/>
        <w:t>ekin makinesi: to cut; bıcaklı makine, 4 atla cekilirdi;</w:t>
      </w:r>
    </w:p>
    <w:p w14:paraId="66608399" w14:textId="77777777" w:rsidR="00283816" w:rsidRDefault="00B758DC">
      <w:r>
        <w:tab/>
        <w:t>tırmık: to gather the cut wheat</w:t>
      </w:r>
      <w:ins w:id="6" w:author="2013.07.25" w:date="2026-03-30T09:54:00Z">
        <w:r w:rsidR="00213838">
          <w:t>- rake</w:t>
        </w:r>
      </w:ins>
    </w:p>
    <w:p w14:paraId="1FA58323" w14:textId="77777777" w:rsidR="00283816" w:rsidRDefault="00B758DC">
      <w:r>
        <w:tab/>
        <w:t>gözer (elek): to clean the wheat grains from sticks and stones</w:t>
      </w:r>
    </w:p>
    <w:p w14:paraId="2BA4A78A" w14:textId="77777777" w:rsidR="00283816" w:rsidRDefault="00B758DC">
      <w:r>
        <w:tab/>
        <w:t>yaba: a type of fork used to lift the hay</w:t>
      </w:r>
    </w:p>
    <w:p w14:paraId="66BC1A18" w14:textId="77777777" w:rsidR="00283816" w:rsidRDefault="00B758DC">
      <w:r>
        <w:tab/>
        <w:t>tırpan: to cut grass, crescent blade with wooden handle</w:t>
      </w:r>
      <w:ins w:id="7" w:author="2013.07.25" w:date="2026-03-30T09:54:00Z">
        <w:r w:rsidR="00213838">
          <w:t>- scythe</w:t>
        </w:r>
      </w:ins>
    </w:p>
    <w:p w14:paraId="5941F710" w14:textId="77777777" w:rsidR="00283816" w:rsidRDefault="00B758DC">
      <w:r>
        <w:t>Then, put grain in sacks..we did not have enough for a carriageful...they were carried on our backs..</w:t>
      </w:r>
    </w:p>
    <w:p w14:paraId="52B013AD" w14:textId="77777777" w:rsidR="00283816" w:rsidRDefault="00B758DC">
      <w:pPr>
        <w:rPr>
          <w:b/>
        </w:rPr>
      </w:pPr>
      <w:r>
        <w:rPr>
          <w:b/>
        </w:rPr>
        <w:t>people did not plant more than 50 d. (max.)....you did  not have the efficiency to do more area in the time we had for preparing and planting.... we had to finish the work before the snows....</w:t>
      </w:r>
    </w:p>
    <w:p w14:paraId="47EFBF25" w14:textId="77777777" w:rsidR="00283816" w:rsidRDefault="00283816">
      <w:pPr>
        <w:rPr>
          <w:b/>
        </w:rPr>
      </w:pPr>
    </w:p>
    <w:p w14:paraId="5384CC7A" w14:textId="77777777" w:rsidR="00283816" w:rsidRDefault="00B758DC">
      <w:r>
        <w:rPr>
          <w:b/>
        </w:rPr>
        <w:t xml:space="preserve">Did every house have a dibek? </w:t>
      </w:r>
      <w:r>
        <w:t xml:space="preserve">No, only a few people had it...This is for making </w:t>
      </w:r>
      <w:r>
        <w:rPr>
          <w:b/>
        </w:rPr>
        <w:t>bulgur</w:t>
      </w:r>
      <w:r>
        <w:t>.. Wheat which has been cleaned is boiled, dried, put in dibek, beaten with “tokmak”, so that its skin comes off. Again, it is cleaned from its impurities...then it is cracked on the hand mill (between two stones).</w:t>
      </w:r>
    </w:p>
    <w:p w14:paraId="28A53C96" w14:textId="77777777" w:rsidR="00283816" w:rsidRDefault="00B758DC">
      <w:r>
        <w:t>The same wheat is used for bread flour, as well as for making bulgur.</w:t>
      </w:r>
    </w:p>
    <w:p w14:paraId="66121F48" w14:textId="77777777" w:rsidR="00283816" w:rsidRDefault="00B758DC">
      <w:r>
        <w:t>The mill set into a wooden structure which Fatma nine’s husband(Veysel) built is used for cracking barley for animal feed.</w:t>
      </w:r>
    </w:p>
    <w:p w14:paraId="6046F05C" w14:textId="77777777" w:rsidR="00283816" w:rsidRDefault="00B758DC">
      <w:r>
        <w:t>We always crack the barley for feed, otherwise it is not useful for animals.</w:t>
      </w:r>
    </w:p>
    <w:p w14:paraId="1C7FE625" w14:textId="77777777" w:rsidR="00283816" w:rsidRDefault="00B758DC">
      <w:r>
        <w:t>We have a machine for that purpose,  we also lend it to others or rent it to other families.</w:t>
      </w:r>
    </w:p>
    <w:p w14:paraId="71ACE26B" w14:textId="77777777" w:rsidR="00283816" w:rsidRDefault="00283816"/>
    <w:p w14:paraId="10771FEE" w14:textId="77777777" w:rsidR="00283816" w:rsidRDefault="00B758DC">
      <w:pPr>
        <w:rPr>
          <w:u w:val="single"/>
        </w:rPr>
      </w:pPr>
      <w:r>
        <w:rPr>
          <w:b/>
        </w:rPr>
        <w:t>On Dung Piles</w:t>
      </w:r>
      <w:r>
        <w:t xml:space="preserve">: in courtyard. A large pile of loose sheep droppings  in front of sheepfold-- this is retrieved from the “outdoor” space where the sheep are resting. It is new and not mixed with urine. That is mixed with ash from our </w:t>
      </w:r>
    </w:p>
    <w:p w14:paraId="4510A715" w14:textId="77777777" w:rsidR="00283816" w:rsidRDefault="00B758DC">
      <w:pPr>
        <w:rPr>
          <w:u w:val="single"/>
        </w:rPr>
      </w:pPr>
      <w:r>
        <w:t xml:space="preserve">ovens. We use that for fertilizer in the field...The other </w:t>
      </w:r>
      <w:r>
        <w:rPr>
          <w:u w:val="single"/>
        </w:rPr>
        <w:t>Kerme</w:t>
      </w:r>
      <w:r>
        <w:t xml:space="preserve"> is  dung cakes also from sheep droppings, but retrieved from the indoors of the sheepfold, where for a whole year the dung gets harder with urine...that is taken out once a year and made into Kerme...we don’t add straw in it, like Inek Mayısı.</w:t>
      </w:r>
    </w:p>
    <w:p w14:paraId="2AE69E42" w14:textId="77777777" w:rsidR="00283816" w:rsidRDefault="00283816">
      <w:pPr>
        <w:rPr>
          <w:u w:val="single"/>
        </w:rPr>
      </w:pPr>
    </w:p>
    <w:p w14:paraId="6C520458" w14:textId="77777777" w:rsidR="00283816" w:rsidRDefault="00283816">
      <w:pPr>
        <w:rPr>
          <w:u w:val="single"/>
        </w:rPr>
      </w:pPr>
    </w:p>
    <w:p w14:paraId="217D90EB" w14:textId="77777777" w:rsidR="00283816" w:rsidRDefault="00B758DC">
      <w:r>
        <w:rPr>
          <w:u w:val="single"/>
        </w:rPr>
        <w:t>Nasuf Köseoglu</w:t>
      </w:r>
      <w:r>
        <w:t>: 8/8/95 from Beypazarı.</w:t>
      </w:r>
    </w:p>
    <w:p w14:paraId="692D3F0A" w14:textId="77777777" w:rsidR="00283816" w:rsidRDefault="00283816"/>
    <w:p w14:paraId="07D86144" w14:textId="77777777" w:rsidR="00283816" w:rsidRDefault="00B758DC">
      <w:r>
        <w:t xml:space="preserve">He came here in 1932, he was 13 yrs. old. There was 12 HH. There were 3 agha families, and the rest worked for them. Most people were very poor. </w:t>
      </w:r>
    </w:p>
    <w:p w14:paraId="13182022" w14:textId="77777777" w:rsidR="00283816" w:rsidRDefault="00B758DC">
      <w:pPr>
        <w:rPr>
          <w:u w:val="single"/>
        </w:rPr>
      </w:pPr>
      <w:r>
        <w:t xml:space="preserve">“ Yevmiye 25 kurustu, ekinin yarımı da 25 kurustu.” We used to plant </w:t>
      </w:r>
      <w:r>
        <w:rPr>
          <w:u w:val="single"/>
        </w:rPr>
        <w:t>dark barley which was very productive for feed....we don’t have the seeds anymore.</w:t>
      </w:r>
    </w:p>
    <w:p w14:paraId="1F957532" w14:textId="77777777" w:rsidR="00283816" w:rsidRDefault="00B758DC">
      <w:r>
        <w:lastRenderedPageBreak/>
        <w:t xml:space="preserve">Used to plant </w:t>
      </w:r>
      <w:r>
        <w:rPr>
          <w:u w:val="single"/>
        </w:rPr>
        <w:t xml:space="preserve">oats , for feed, </w:t>
      </w:r>
      <w:r>
        <w:t>keten, kenevir, cumin, hashish, sesame were all planted. They were not very productive, so we did not continue. Even in irrig. land, it was not productive. I did 50 dönüm of hashish, got 25 teneke</w:t>
      </w:r>
    </w:p>
    <w:p w14:paraId="43BDC586" w14:textId="77777777" w:rsidR="00606B26" w:rsidRDefault="00606B26">
      <w:pPr>
        <w:rPr>
          <w:color w:val="FF0000"/>
        </w:rPr>
      </w:pPr>
    </w:p>
    <w:p w14:paraId="624F6EA8" w14:textId="77777777" w:rsidR="00283816" w:rsidRPr="00606B26" w:rsidRDefault="00606B26">
      <w:pPr>
        <w:rPr>
          <w:color w:val="FF0000"/>
        </w:rPr>
      </w:pPr>
      <w:r>
        <w:rPr>
          <w:color w:val="FF0000"/>
        </w:rPr>
        <w:t xml:space="preserve">SUBSISTENCE: </w:t>
      </w:r>
      <w:r w:rsidR="00B758DC" w:rsidRPr="00606B26">
        <w:rPr>
          <w:color w:val="FF0000"/>
        </w:rPr>
        <w:t>(25x16.5)=412.5 kg. It was only subsistence farming....we butchered our sheep..</w:t>
      </w:r>
    </w:p>
    <w:p w14:paraId="1C552017" w14:textId="77777777" w:rsidR="00283816" w:rsidRPr="00606B26" w:rsidRDefault="00B758DC">
      <w:pPr>
        <w:rPr>
          <w:color w:val="FF0000"/>
        </w:rPr>
      </w:pPr>
      <w:r w:rsidRPr="00606B26">
        <w:rPr>
          <w:color w:val="FF0000"/>
        </w:rPr>
        <w:t xml:space="preserve">There was no extra cash, except the aghas. </w:t>
      </w:r>
    </w:p>
    <w:p w14:paraId="08BCCBE7" w14:textId="77777777" w:rsidR="00606B26" w:rsidRDefault="00606B26">
      <w:pPr>
        <w:rPr>
          <w:u w:val="single"/>
        </w:rPr>
      </w:pPr>
    </w:p>
    <w:p w14:paraId="4DE72393" w14:textId="77777777" w:rsidR="00283816" w:rsidRPr="00606B26" w:rsidRDefault="00B758DC">
      <w:pPr>
        <w:rPr>
          <w:color w:val="FF0000"/>
          <w:u w:val="single"/>
        </w:rPr>
      </w:pPr>
      <w:r w:rsidRPr="00606B26">
        <w:rPr>
          <w:color w:val="FF0000"/>
          <w:u w:val="single"/>
        </w:rPr>
        <w:t>Animal husbandry was very important. Each agha had 1,500-2,000 sheep.</w:t>
      </w:r>
    </w:p>
    <w:p w14:paraId="374CA342" w14:textId="77777777" w:rsidR="00283816" w:rsidRDefault="00B758DC">
      <w:r w:rsidRPr="00606B26">
        <w:rPr>
          <w:color w:val="FF0000"/>
        </w:rPr>
        <w:t xml:space="preserve">When did it become less important? In 1953, with land reform, grazing land became less, so less sheep. </w:t>
      </w:r>
      <w:r>
        <w:t>Hacı Mehmet Tokat had 150 cows, horses, donkeys, 1,000 goats and many sheep...(Erdogan’s &amp; Atik’s grandfather).</w:t>
      </w:r>
    </w:p>
    <w:p w14:paraId="121FE130" w14:textId="77777777" w:rsidR="00283816" w:rsidRDefault="00283816"/>
    <w:p w14:paraId="6C0EA97B" w14:textId="77777777" w:rsidR="00283816" w:rsidRDefault="00B758DC">
      <w:r>
        <w:t>If animal husbandry could go along with farming, it would be very profitable.</w:t>
      </w:r>
    </w:p>
    <w:p w14:paraId="0988B29F" w14:textId="77777777" w:rsidR="00283816" w:rsidRDefault="00B758DC">
      <w:r>
        <w:t xml:space="preserve">Farming alone has become very, very expensive. </w:t>
      </w:r>
    </w:p>
    <w:p w14:paraId="5C3936A2" w14:textId="77777777" w:rsidR="00283816" w:rsidRDefault="00B758DC">
      <w:r>
        <w:t xml:space="preserve">Goats are not favored anymore. They breed them at hilly places, like Sabanözü, Avsar.  </w:t>
      </w:r>
    </w:p>
    <w:p w14:paraId="19F1B986" w14:textId="77777777" w:rsidR="00283816" w:rsidRDefault="00B758DC">
      <w:r>
        <w:t xml:space="preserve">Cattle farming has been started, but feed is expensive, I don’t think it is too profitable. </w:t>
      </w:r>
    </w:p>
    <w:p w14:paraId="696706E5" w14:textId="77777777" w:rsidR="00283816" w:rsidRDefault="00B758DC">
      <w:r>
        <w:t xml:space="preserve">In farming, we don’t count in the cost of </w:t>
      </w:r>
      <w:r>
        <w:rPr>
          <w:b/>
        </w:rPr>
        <w:t>labor</w:t>
      </w:r>
      <w:r>
        <w:t xml:space="preserve"> of the farmer; if we did that there would be almost no profit..</w:t>
      </w:r>
    </w:p>
    <w:p w14:paraId="30806864" w14:textId="77777777" w:rsidR="00283816" w:rsidRDefault="00B758DC">
      <w:r>
        <w:t xml:space="preserve">How can you optimize farming here? Only with lots of </w:t>
      </w:r>
      <w:r>
        <w:rPr>
          <w:u w:val="single"/>
        </w:rPr>
        <w:t>irrigation</w:t>
      </w:r>
      <w:r>
        <w:t>..</w:t>
      </w:r>
      <w:r>
        <w:rPr>
          <w:u w:val="single"/>
        </w:rPr>
        <w:t xml:space="preserve">fertilizer </w:t>
      </w:r>
      <w:r>
        <w:t>should be cheaper.</w:t>
      </w:r>
    </w:p>
    <w:p w14:paraId="49319F11" w14:textId="77777777" w:rsidR="00283816" w:rsidRDefault="00B758DC">
      <w:r>
        <w:t>This land, which is west of Kızlarkayası, used to be very wet, Sakarya used to flood....so there were a lot of Kamıs-- and lots of wild boar-- when water was drained as a result of digging the trench for Sakarya, it opened to farming, flat land, no boars....less of a loss of produce.</w:t>
      </w:r>
    </w:p>
    <w:p w14:paraId="0FB027BF" w14:textId="77777777" w:rsidR="00283816" w:rsidRDefault="00283816"/>
    <w:p w14:paraId="73F17252" w14:textId="77777777" w:rsidR="00283816" w:rsidRDefault="00007301">
      <w:r>
        <w:rPr>
          <w:color w:val="FF0000"/>
        </w:rPr>
        <w:t xml:space="preserve">DROUGHT. </w:t>
      </w:r>
      <w:r w:rsidR="00B758DC" w:rsidRPr="00606B26">
        <w:rPr>
          <w:color w:val="FF0000"/>
        </w:rPr>
        <w:t>Another factor for bad crops was draught-- From 1932-1939. No rain, no wheat.</w:t>
      </w:r>
      <w:r w:rsidR="00B758DC">
        <w:t xml:space="preserve"> We used to eat the husk of wheat....made bread from it. What saved you?  </w:t>
      </w:r>
      <w:r w:rsidR="00B758DC">
        <w:rPr>
          <w:u w:val="single"/>
        </w:rPr>
        <w:t>What saved us was GOOD NADAS</w:t>
      </w:r>
      <w:r w:rsidR="00B758DC">
        <w:t>. Plus, if you had animals, you were in good position...we even made our own clothing from buffalo hide.</w:t>
      </w:r>
    </w:p>
    <w:p w14:paraId="10BBACE0" w14:textId="77777777" w:rsidR="00283816" w:rsidRDefault="00B758DC">
      <w:pPr>
        <w:rPr>
          <w:u w:val="single"/>
        </w:rPr>
      </w:pPr>
      <w:r>
        <w:t xml:space="preserve">What about keeping up with increase in population?  We began to sell produce in the market for cash. </w:t>
      </w:r>
    </w:p>
    <w:p w14:paraId="0AE3D53C" w14:textId="77777777" w:rsidR="00283816" w:rsidRDefault="00B758DC">
      <w:r>
        <w:tab/>
      </w:r>
      <w:r>
        <w:rPr>
          <w:i/>
        </w:rPr>
        <w:t>Farming in the past was very arduous: one walked with the horses or oxen during ploughing, then we took care of the beast of burden, we were very tired-- Ploughing with animal power, we did 2-3 d. of land; with tractor we do 50-80 dönüms</w:t>
      </w:r>
      <w:r>
        <w:t>...also, one couldn’t plough on rocky, hilly terrain...</w:t>
      </w:r>
    </w:p>
    <w:p w14:paraId="617819B0" w14:textId="77777777" w:rsidR="00283816" w:rsidRDefault="00B758DC">
      <w:r>
        <w:t xml:space="preserve">We bought a tractor in 1949. We also did NADAS, otherwise we would not get any crop.. Also, you had to prepare the NADAS very well..In 1942, we already had BIÇER Döger.. Therefore, in the past  we did the following </w:t>
      </w:r>
    </w:p>
    <w:p w14:paraId="577E6C4C" w14:textId="77777777" w:rsidR="00283816" w:rsidRDefault="00B758DC">
      <w:r>
        <w:t>for productivity: 1) crop rotation (one year fasulye, another year wheat); but you cannot rotate wheat with everything); 2) Nadas; 3) Sulu, by means of ark--</w:t>
      </w:r>
    </w:p>
    <w:p w14:paraId="280D8703" w14:textId="77777777" w:rsidR="00283816" w:rsidRDefault="00283816"/>
    <w:p w14:paraId="2A014B0B" w14:textId="77777777" w:rsidR="00283816" w:rsidRDefault="00B758DC">
      <w:r>
        <w:t>For a family of 5, how much land did they need? and how many animals?</w:t>
      </w:r>
    </w:p>
    <w:p w14:paraId="0EA8AD61" w14:textId="77777777" w:rsidR="00283816" w:rsidRDefault="00B758DC">
      <w:pPr>
        <w:rPr>
          <w:b/>
        </w:rPr>
      </w:pPr>
      <w:r>
        <w:t xml:space="preserve">Minimum 200 d., 100 d. nadas, 2 cows, 40-50 sheep...this would be a middle class family - </w:t>
      </w:r>
      <w:r>
        <w:rPr>
          <w:b/>
        </w:rPr>
        <w:t xml:space="preserve">There is a place called Çalcı in </w:t>
      </w:r>
      <w:r>
        <w:rPr>
          <w:b/>
          <w:u w:val="single"/>
        </w:rPr>
        <w:t>Aydın</w:t>
      </w:r>
      <w:r>
        <w:rPr>
          <w:b/>
        </w:rPr>
        <w:t xml:space="preserve">-- the growers from there brought kilim, grapes, figs...to exchange for cheese from here - There is a lot of “pekmez” </w:t>
      </w:r>
      <w:r w:rsidR="00007301">
        <w:rPr>
          <w:b/>
        </w:rPr>
        <w:t xml:space="preserve">(molasses) </w:t>
      </w:r>
      <w:r>
        <w:rPr>
          <w:b/>
        </w:rPr>
        <w:t>there, one has to eat salty cheese to balance their diet.</w:t>
      </w:r>
    </w:p>
    <w:p w14:paraId="7810278B" w14:textId="77777777" w:rsidR="00283816" w:rsidRDefault="00B758DC">
      <w:pPr>
        <w:rPr>
          <w:b/>
          <w:u w:val="single"/>
        </w:rPr>
      </w:pPr>
      <w:r>
        <w:rPr>
          <w:b/>
          <w:u w:val="single"/>
        </w:rPr>
        <w:lastRenderedPageBreak/>
        <w:t>They came not only to YH, but to the whole region, on horseback for trade.</w:t>
      </w:r>
    </w:p>
    <w:p w14:paraId="1ECA0060" w14:textId="77777777" w:rsidR="00283816" w:rsidRDefault="00283816">
      <w:pPr>
        <w:rPr>
          <w:b/>
          <w:u w:val="single"/>
        </w:rPr>
      </w:pPr>
    </w:p>
    <w:p w14:paraId="467D2689" w14:textId="77777777" w:rsidR="00283816" w:rsidRDefault="00B758DC">
      <w:r>
        <w:t xml:space="preserve">In the Phyrgian times, there was a big population, occupying a very large area--that means the pop. was big, and farming must have been good--irrigation was probably done with canals, leading from Sakarya. How productive were Phyrgians? There must have been a </w:t>
      </w:r>
      <w:r>
        <w:rPr>
          <w:u w:val="single"/>
        </w:rPr>
        <w:t>large labor force.</w:t>
      </w:r>
      <w:r>
        <w:t xml:space="preserve"> Even though there was no machinery, people must have known to work with primitive tools-- </w:t>
      </w:r>
    </w:p>
    <w:p w14:paraId="4A3C306F" w14:textId="77777777" w:rsidR="00283816" w:rsidRPr="00007301" w:rsidRDefault="00B758DC">
      <w:pPr>
        <w:rPr>
          <w:color w:val="FF0000"/>
        </w:rPr>
      </w:pPr>
      <w:r>
        <w:t>But</w:t>
      </w:r>
      <w:r w:rsidR="00007301">
        <w:t xml:space="preserve"> </w:t>
      </w:r>
      <w:r>
        <w:t xml:space="preserve">In the past there used to be a lot of snow, from Dec. to April-- </w:t>
      </w:r>
      <w:r w:rsidRPr="00007301">
        <w:rPr>
          <w:color w:val="FF0000"/>
        </w:rPr>
        <w:t>in 1890 when the village was in Kızlarkayası. At that time, there was 40 HH.</w:t>
      </w:r>
    </w:p>
    <w:p w14:paraId="021AE3ED" w14:textId="77777777" w:rsidR="00283816" w:rsidRDefault="00B758DC">
      <w:r w:rsidRPr="00007301">
        <w:rPr>
          <w:color w:val="FF0000"/>
        </w:rPr>
        <w:t>Then, the village moved at 1910’s to this area..</w:t>
      </w:r>
      <w:r>
        <w:t>.</w:t>
      </w:r>
      <w:r>
        <w:rPr>
          <w:b/>
        </w:rPr>
        <w:t xml:space="preserve">Where Çekirdeksiz village is, it used to be our “Yayla”, grazing land. </w:t>
      </w:r>
      <w:r w:rsidRPr="00007301">
        <w:rPr>
          <w:color w:val="FF0000"/>
        </w:rPr>
        <w:t>YH gave land to immigrants to set up a village there. Now, it is the opposite-</w:t>
      </w:r>
      <w:r>
        <w:t xml:space="preserve"> they are buying  land from us, because they are hard workers, and rich. At YH, people can’t cooperate, get along with each other; that’s why we lose.</w:t>
      </w:r>
    </w:p>
    <w:p w14:paraId="5CA6A727" w14:textId="77777777" w:rsidR="00283816" w:rsidRDefault="00283816">
      <w:pPr>
        <w:rPr>
          <w:b/>
        </w:rPr>
      </w:pPr>
    </w:p>
    <w:p w14:paraId="00677BE2" w14:textId="77777777" w:rsidR="00283816" w:rsidRPr="00007301" w:rsidRDefault="00007301">
      <w:pPr>
        <w:rPr>
          <w:color w:val="FF0000"/>
          <w:u w:val="single"/>
        </w:rPr>
      </w:pPr>
      <w:r>
        <w:rPr>
          <w:color w:val="FF0000"/>
        </w:rPr>
        <w:t xml:space="preserve">DROUGHT. </w:t>
      </w:r>
      <w:r w:rsidR="00B758DC" w:rsidRPr="00007301">
        <w:rPr>
          <w:color w:val="FF0000"/>
        </w:rPr>
        <w:t>Then, in contrast, there was a lot of draught from 1944-51, for seven years.</w:t>
      </w:r>
    </w:p>
    <w:p w14:paraId="1D08491F" w14:textId="77777777" w:rsidR="00283816" w:rsidRDefault="00B758DC">
      <w:r>
        <w:rPr>
          <w:u w:val="single"/>
        </w:rPr>
        <w:t xml:space="preserve">This region was full of trees, juniper and oak. </w:t>
      </w:r>
      <w:r>
        <w:t xml:space="preserve"> The Midas tomb was built with junipers from this region. </w:t>
      </w:r>
      <w:r>
        <w:rPr>
          <w:u w:val="single"/>
        </w:rPr>
        <w:t>About 5-7 km. from us, there is a mountainous area called Kızıllı where there is oak</w:t>
      </w:r>
      <w:r>
        <w:t>...also, near Sabanözü, about 10 km. there is still oak. People cut up trees in YH--</w:t>
      </w:r>
    </w:p>
    <w:p w14:paraId="61E9F0B2" w14:textId="77777777" w:rsidR="00283816" w:rsidRDefault="00B758DC">
      <w:r>
        <w:t>Before, tractor, what strategies did you use for dry farming?  NADAS, SOLAK PULLUK for 2 horses; if he had 4 horses, he used Tirenli PULLUK; latter was more efficient....</w:t>
      </w:r>
      <w:r>
        <w:rPr>
          <w:b/>
        </w:rPr>
        <w:t>In one day, we could plough 10 d. with the least efficient PULLUK..</w:t>
      </w:r>
    </w:p>
    <w:p w14:paraId="66C3BAFF" w14:textId="77777777" w:rsidR="00283816" w:rsidRDefault="00B758DC">
      <w:r>
        <w:t>In the early  years, sugar beet was not profitable... chemical fertilizer was not available.. water could not be brought in--now, it is much more profitable.</w:t>
      </w:r>
    </w:p>
    <w:p w14:paraId="7DE9BCC6" w14:textId="77777777" w:rsidR="00283816" w:rsidRDefault="00283816">
      <w:pPr>
        <w:rPr>
          <w:b/>
        </w:rPr>
      </w:pPr>
    </w:p>
    <w:p w14:paraId="0AFBE69A" w14:textId="77777777" w:rsidR="00283816" w:rsidRDefault="00B758DC">
      <w:r>
        <w:tab/>
      </w:r>
      <w:r>
        <w:tab/>
      </w:r>
      <w:r>
        <w:tab/>
      </w:r>
      <w:r>
        <w:tab/>
      </w:r>
      <w:r>
        <w:tab/>
        <w:t>------------------</w:t>
      </w:r>
    </w:p>
    <w:p w14:paraId="7CCA605B" w14:textId="77777777" w:rsidR="00283816" w:rsidRDefault="00283816"/>
    <w:p w14:paraId="7ADF8F05" w14:textId="77777777" w:rsidR="00283816" w:rsidRDefault="00B758DC">
      <w:r>
        <w:rPr>
          <w:b/>
        </w:rPr>
        <w:t xml:space="preserve">On Agricultural Cycle </w:t>
      </w:r>
      <w:r>
        <w:t>- Suna Köseoglu  -   14/8/95</w:t>
      </w:r>
    </w:p>
    <w:p w14:paraId="6D7EBEB5" w14:textId="77777777" w:rsidR="00283816" w:rsidRDefault="00283816">
      <w:pPr>
        <w:rPr>
          <w:u w:val="single"/>
        </w:rPr>
      </w:pPr>
    </w:p>
    <w:p w14:paraId="32670464" w14:textId="77777777" w:rsidR="00283816" w:rsidRDefault="00B758DC">
      <w:r>
        <w:rPr>
          <w:u w:val="single"/>
        </w:rPr>
        <w:t>Wheat</w:t>
      </w:r>
      <w:r>
        <w:t>:  In Sept. fields which were fallow are prepared-- meaning, ploughed, kazayagı and seeded. (Fertilizer and seed are put in as mixed). In May, we put “yaprak gübresi”. 15 days later, we put ilac...against weeds.  Harvest is in mid July. We put wheat both in the irrigated and arid lands; if the irrigated fields are watered 3x, then we can get as much as 1:40 (1 teneke of seed will yield 40 teneke of wheat).  Plough the harvested field in Jan-Feb. let it stay for a year...In may, another ploughing (since there is a lot of weeds after rains). In Oct. 1-5, following year, we start seeding......)</w:t>
      </w:r>
    </w:p>
    <w:p w14:paraId="352033B1" w14:textId="77777777" w:rsidR="00283816" w:rsidRDefault="00B758DC">
      <w:r>
        <w:rPr>
          <w:u w:val="single"/>
        </w:rPr>
        <w:t>Barley:</w:t>
      </w:r>
      <w:r>
        <w:t xml:space="preserve"> is done in the same way, same dates.. Can you rotate wheat with barley? Yes, but the yield is not so good....But each cereal can be rotated with melon fields.</w:t>
      </w:r>
    </w:p>
    <w:p w14:paraId="2F6BCC18" w14:textId="77777777" w:rsidR="00283816" w:rsidRDefault="00B758DC">
      <w:r>
        <w:t>In August we harvest lentils, chickpeas, suflowers.....*</w:t>
      </w:r>
    </w:p>
    <w:p w14:paraId="55817070" w14:textId="77777777" w:rsidR="00283816" w:rsidRPr="00C35986" w:rsidRDefault="00B758DC">
      <w:pPr>
        <w:rPr>
          <w:lang w:val="fr-FR"/>
        </w:rPr>
      </w:pPr>
      <w:r w:rsidRPr="00C35986">
        <w:rPr>
          <w:lang w:val="fr-FR"/>
        </w:rPr>
        <w:t>In Sept. harvest vegetables, melons, apple etc...</w:t>
      </w:r>
    </w:p>
    <w:p w14:paraId="61C3499C" w14:textId="77777777" w:rsidR="00283816" w:rsidRDefault="00B758DC">
      <w:r>
        <w:rPr>
          <w:u w:val="single"/>
        </w:rPr>
        <w:t>Onion</w:t>
      </w:r>
      <w:r>
        <w:t xml:space="preserve">: It can be put in the cereal field, in Feb. 10-15.  Watering ca. 10x, just like vegetables. Capa 2x, 3x weeding. Harvest is Sept 15. After that, we can put wheat or melons on the onion field. Also, can rotate sugar beet with onion; but you can put onion on the sugar beet field. </w:t>
      </w:r>
    </w:p>
    <w:p w14:paraId="1BEBC61B" w14:textId="77777777" w:rsidR="00283816" w:rsidRDefault="00B758DC">
      <w:r>
        <w:lastRenderedPageBreak/>
        <w:t>Sugar beet is seeded in March, put fertilizer in---2x capa; in August harvest--- 8-9 times water,,  3x capa, 2x weed...</w:t>
      </w:r>
    </w:p>
    <w:p w14:paraId="3F1BCAE2" w14:textId="77777777" w:rsidR="00283816" w:rsidRDefault="00B758DC">
      <w:r>
        <w:rPr>
          <w:u w:val="single"/>
        </w:rPr>
        <w:t>Bostan</w:t>
      </w:r>
      <w:r>
        <w:t xml:space="preserve">: seeded in May 15th; both irrigated and dry. </w:t>
      </w:r>
    </w:p>
    <w:p w14:paraId="2843081C" w14:textId="77777777" w:rsidR="00283816" w:rsidRDefault="00283816"/>
    <w:p w14:paraId="2E9AE301" w14:textId="77777777" w:rsidR="00283816" w:rsidRDefault="00B758DC">
      <w:r>
        <w:rPr>
          <w:b/>
        </w:rPr>
        <w:t xml:space="preserve">*  Chickpea - </w:t>
      </w:r>
      <w:r>
        <w:t xml:space="preserve">Atanur has 50 d.; Fazlı Çoban has 15-20 d. It is planted in late March; harvested in late July, early August; dry farmed. </w:t>
      </w:r>
    </w:p>
    <w:p w14:paraId="0703661F" w14:textId="77777777" w:rsidR="00283816" w:rsidRDefault="00B758DC">
      <w:r>
        <w:t xml:space="preserve">    </w:t>
      </w:r>
      <w:r>
        <w:rPr>
          <w:b/>
        </w:rPr>
        <w:t>Lentils</w:t>
      </w:r>
      <w:r>
        <w:t xml:space="preserve"> - Nasuf Köseoglu has 25-30 d. same cycle as chickpea.</w:t>
      </w:r>
    </w:p>
    <w:p w14:paraId="2871750D" w14:textId="77777777" w:rsidR="00283816" w:rsidRDefault="00283816"/>
    <w:p w14:paraId="23A439A2" w14:textId="77777777" w:rsidR="00283816" w:rsidRDefault="00B758DC">
      <w:pPr>
        <w:rPr>
          <w:b/>
        </w:rPr>
      </w:pPr>
      <w:r>
        <w:rPr>
          <w:b/>
        </w:rPr>
        <w:t>How much field and animals could a family of 5-6 people should have in order to survive? - If they have 100 sheep; one sheep would yield the same as 1 dönüm of land...in milk, lamb, wool etc.... Why are people not doing it then? Because they are lazy.</w:t>
      </w:r>
    </w:p>
    <w:p w14:paraId="6E43C162" w14:textId="77777777" w:rsidR="00283816" w:rsidRDefault="00B758DC">
      <w:r>
        <w:t>After winter, there is a period of 4 months when it is difficult for grazing.. After July harvest, it becomes easier...there is anız....it is good for  the sheep.</w:t>
      </w:r>
    </w:p>
    <w:p w14:paraId="385EBC05" w14:textId="77777777" w:rsidR="00283816" w:rsidRDefault="00B758DC">
      <w:r>
        <w:t>For ex. there is Emine Dogan-- she has 200 sheep, 50 d. land-- land is not sufficient for survival- but sheep will support her and bring her profit.</w:t>
      </w:r>
    </w:p>
    <w:p w14:paraId="255FE98E" w14:textId="77777777" w:rsidR="00283816" w:rsidRDefault="00B758DC">
      <w:r w:rsidRPr="00C35986">
        <w:rPr>
          <w:lang w:val="fr-FR"/>
        </w:rPr>
        <w:t xml:space="preserve">There is Fatıma-- (onu ne tanı, ne de git)... </w:t>
      </w:r>
      <w:r>
        <w:t>She has 50 d. of land; 250-300 sheep.. she is in good shape. Her son is herding them. Of course it is more profitable when your labor is your own.....It is very expensive to hire a shepherd. What about cattle? Yes it is also very profitable. Milk is very good; not only does it provide us with cheese, butter, ayran and also give it to our family,  but we also sell it so that we make profit...we got into it just last year.</w:t>
      </w:r>
    </w:p>
    <w:p w14:paraId="6B8FA8FA" w14:textId="77777777" w:rsidR="00283816" w:rsidRDefault="00B758DC">
      <w:r>
        <w:t>(We sold the milk and bought all our groceries and whatever we needed all last year. From our 150 d. of land, we sold 200 milyon TL of wheat. 4 cattle also is sold for 200 milyon TL. There is profit in cattle too. What about feed, isn’t it expensive? Sheep are better, they even go out in winter....But cattle does not go out . They only eat feed in winter..even it they go out, they never are satisfied....</w:t>
      </w:r>
    </w:p>
    <w:p w14:paraId="01526819" w14:textId="77777777" w:rsidR="00283816" w:rsidRDefault="00283816"/>
    <w:p w14:paraId="51704280" w14:textId="77777777" w:rsidR="00283816" w:rsidRDefault="00B758DC">
      <w:r>
        <w:t xml:space="preserve">4/9/95  Continuing with fieldwork at YH- For about 10 days, the melons are being picked, time is approaching to harvest onions..(Sept. 5-15),  but the buyers have not come in yet. So, farmers are agitated. Sugar beet will be harvested and brought to TMO in Beylikköprü. Melons are bought directly from the field for a negotiated fixed sum, the buyer picks it and buys the whole field and transports it. So it is a good deal...Ankara area is the last one to be bought, after Izmir, Adana and Mersin. </w:t>
      </w:r>
      <w:r>
        <w:rPr>
          <w:b/>
        </w:rPr>
        <w:t>So, that is also good, there is no overlap. Concept of seasonality and scheduling...</w:t>
      </w:r>
    </w:p>
    <w:p w14:paraId="5AB403EA" w14:textId="77777777" w:rsidR="00283816" w:rsidRDefault="00B758DC">
      <w:pPr>
        <w:rPr>
          <w:b/>
        </w:rPr>
      </w:pPr>
      <w:r>
        <w:t>By Sept. 15, fallowed fields will be ploughed again to prepare for cereal seeding... The fields which were harvested this year have already been tilled and left to fallow for a year.</w:t>
      </w:r>
    </w:p>
    <w:p w14:paraId="4706FE06" w14:textId="77777777" w:rsidR="00283816" w:rsidRDefault="00283816">
      <w:pPr>
        <w:rPr>
          <w:b/>
        </w:rPr>
      </w:pPr>
    </w:p>
    <w:p w14:paraId="724C1A19" w14:textId="77777777" w:rsidR="00283816" w:rsidRDefault="00B758DC">
      <w:pPr>
        <w:rPr>
          <w:b/>
        </w:rPr>
      </w:pPr>
      <w:r>
        <w:rPr>
          <w:b/>
        </w:rPr>
        <w:t xml:space="preserve">Building Activities </w:t>
      </w:r>
      <w:r>
        <w:t xml:space="preserve">- Early September is the month when all repairing and building activities take place. Roofs are mended, mudbrick is made to repair walls, build new outhouses, animal pens which are leaking are repaired--this is done mainly by men, fathers and sons. Women do plastering of ovens in courtyard and tandır house, parts of house walls, also at this time. </w:t>
      </w:r>
    </w:p>
    <w:p w14:paraId="6C921CD4" w14:textId="77777777" w:rsidR="00283816" w:rsidRDefault="00283816">
      <w:pPr>
        <w:rPr>
          <w:b/>
        </w:rPr>
      </w:pPr>
    </w:p>
    <w:p w14:paraId="3C68D2A6" w14:textId="77777777" w:rsidR="00283816" w:rsidRDefault="00B758DC">
      <w:r>
        <w:t xml:space="preserve">7-8/9/95  Visits to </w:t>
      </w:r>
      <w:r>
        <w:rPr>
          <w:u w:val="single"/>
        </w:rPr>
        <w:t>Sabanözü</w:t>
      </w:r>
      <w:r>
        <w:t xml:space="preserve"> and </w:t>
      </w:r>
      <w:r>
        <w:rPr>
          <w:u w:val="single"/>
        </w:rPr>
        <w:t>Avsar</w:t>
      </w:r>
      <w:r>
        <w:t xml:space="preserve"> Villages -</w:t>
      </w:r>
    </w:p>
    <w:p w14:paraId="1C65F7DC" w14:textId="77777777" w:rsidR="00283816" w:rsidRDefault="00283816"/>
    <w:p w14:paraId="0EE26653" w14:textId="77777777" w:rsidR="00283816" w:rsidRDefault="00B758DC">
      <w:r>
        <w:lastRenderedPageBreak/>
        <w:t xml:space="preserve">After finding out that it would cost 1-2 million TL to hire a taxi to go 30 km. to get as far as Avsar, stopping at Sabanözü on the way, I decided to take a dolmus from Polatlı to Sabanözü (SÖ). There are several everyday to that village. The Muhtar arranged for me to stay with the head of the SÖ cooperative, Hüseyin &amp; Behiye Öztoprak. </w:t>
      </w:r>
    </w:p>
    <w:p w14:paraId="1E7C48DC" w14:textId="77777777" w:rsidR="00283816" w:rsidRDefault="00B758DC">
      <w:r>
        <w:t>I arrived at ca. 5:00 pm on a cloudy day, with a busful of mostly women chatting away, showing their various goods which they bought at the Polatlı market that day...They gave me a choice seat after finding out where I would be staying as a guest.. The Muhtar’s wife has at least 20 gold bracelets....</w:t>
      </w:r>
    </w:p>
    <w:p w14:paraId="2103D712" w14:textId="77777777" w:rsidR="00283816" w:rsidRDefault="00B758DC">
      <w:r>
        <w:t>From a distance, the village at a higher elevation than YH, is entered through a paved road which is lined on both sides with grown poplars. A very green, dramatic entrance. The village is widely distributed along hills and valleys...not a localized, densely located village appearance.</w:t>
      </w:r>
    </w:p>
    <w:p w14:paraId="2B5E9B64" w14:textId="77777777" w:rsidR="00283816" w:rsidRDefault="00B758DC">
      <w:r>
        <w:tab/>
        <w:t>The general appearance of the village is one of neglect and abandoned houses; highland village, in the valley with a backdrop of Çile Mtns.</w:t>
      </w:r>
    </w:p>
    <w:p w14:paraId="677C1A9A" w14:textId="77777777" w:rsidR="00283816" w:rsidRDefault="00B758DC">
      <w:r>
        <w:t xml:space="preserve">House building materials are lots of stone, some mudbrick. Some of the abandoned houses are very substantial, two-storeys.  </w:t>
      </w:r>
    </w:p>
    <w:p w14:paraId="1F156688" w14:textId="77777777" w:rsidR="00283816" w:rsidRDefault="00283816"/>
    <w:p w14:paraId="130B280E" w14:textId="77777777" w:rsidR="00283816" w:rsidRDefault="00B758DC">
      <w:pPr>
        <w:rPr>
          <w:b/>
        </w:rPr>
      </w:pPr>
      <w:r>
        <w:t>I</w:t>
      </w:r>
      <w:r>
        <w:rPr>
          <w:b/>
        </w:rPr>
        <w:t>mportant difference: The first storey is where the animals are kept, storage of foodstuffs and tandır house-- unlike in YH and other villages near it where houses are one storey and  small courtyards where the storage and animal pens are kept. None of houses have ovens..bazlama, gözleme made in tandır,</w:t>
      </w:r>
    </w:p>
    <w:p w14:paraId="2E0C60DA" w14:textId="77777777" w:rsidR="00283816" w:rsidRDefault="00B758DC">
      <w:pPr>
        <w:rPr>
          <w:b/>
        </w:rPr>
      </w:pPr>
      <w:r>
        <w:rPr>
          <w:b/>
        </w:rPr>
        <w:t>no somun made.</w:t>
      </w:r>
    </w:p>
    <w:p w14:paraId="2BEC54C7" w14:textId="77777777" w:rsidR="00283816" w:rsidRDefault="00283816">
      <w:pPr>
        <w:rPr>
          <w:b/>
        </w:rPr>
      </w:pPr>
    </w:p>
    <w:p w14:paraId="247D1802" w14:textId="77777777" w:rsidR="00283816" w:rsidRDefault="00B758DC">
      <w:pPr>
        <w:rPr>
          <w:b/>
        </w:rPr>
      </w:pPr>
      <w:r>
        <w:rPr>
          <w:b/>
        </w:rPr>
        <w:tab/>
        <w:t xml:space="preserve">I photographed the remains of an abandoned, two-storey house. On the second-storey there is a small fire-place, shape is “kıble”; they were used only for open fire cooking and heating the room. Such installations within the house proper not found in other villages I studied. They have “tandır” houses, as others, but </w:t>
      </w:r>
      <w:r>
        <w:rPr>
          <w:b/>
          <w:u w:val="single"/>
        </w:rPr>
        <w:t xml:space="preserve">they do not have ovens </w:t>
      </w:r>
      <w:r>
        <w:rPr>
          <w:b/>
        </w:rPr>
        <w:t xml:space="preserve">in the courtyard..or anywhere else. ..that is interesting. </w:t>
      </w:r>
    </w:p>
    <w:p w14:paraId="6E0EC3AA" w14:textId="77777777" w:rsidR="00283816" w:rsidRDefault="00283816">
      <w:pPr>
        <w:rPr>
          <w:b/>
        </w:rPr>
      </w:pPr>
    </w:p>
    <w:p w14:paraId="477540C7" w14:textId="77777777" w:rsidR="00283816" w:rsidRDefault="00B758DC">
      <w:r>
        <w:rPr>
          <w:b/>
        </w:rPr>
        <w:tab/>
        <w:t>Tarhana Making -</w:t>
      </w:r>
      <w:r>
        <w:t xml:space="preserve"> in the courtyard...</w:t>
      </w:r>
    </w:p>
    <w:p w14:paraId="7842DB0C" w14:textId="77777777" w:rsidR="00283816" w:rsidRDefault="00283816"/>
    <w:p w14:paraId="37DA4383" w14:textId="77777777" w:rsidR="00283816" w:rsidRDefault="00B758DC">
      <w:r>
        <w:t>In this village there are a lot of fruit trees, groves, apple, pear, also poplar which is used as building material...stony areas given to grazing.</w:t>
      </w:r>
    </w:p>
    <w:p w14:paraId="4B5CBEA6" w14:textId="77777777" w:rsidR="00283816" w:rsidRDefault="00B758DC">
      <w:r>
        <w:rPr>
          <w:u w:val="single"/>
        </w:rPr>
        <w:t>Crops</w:t>
      </w:r>
      <w:r>
        <w:t>: cereals, melons, onion, sugar beet..same growing season.. no different processing of the soil than other villages.</w:t>
      </w:r>
    </w:p>
    <w:p w14:paraId="400AB9C6" w14:textId="77777777" w:rsidR="00283816" w:rsidRDefault="00283816"/>
    <w:p w14:paraId="7685C81A" w14:textId="77777777" w:rsidR="00283816" w:rsidRDefault="00B758DC">
      <w:r>
        <w:t>General sense of discontent and abandonment of the village. Labor is very short, because younger people leave which directly affects farming and herding. Children make their home elsewhere. When parents die, land is divided among children which is eventually sold or left barren, because such a small plot is not sufficient or economical.</w:t>
      </w:r>
    </w:p>
    <w:p w14:paraId="055A9239" w14:textId="77777777" w:rsidR="00283816" w:rsidRDefault="00B758DC">
      <w:r>
        <w:tab/>
        <w:t>All surrounding hills are bare, used to have oak and pine..due to cutting and grazing.</w:t>
      </w:r>
    </w:p>
    <w:p w14:paraId="7EA84316" w14:textId="77777777" w:rsidR="00283816" w:rsidRDefault="00B758DC">
      <w:pPr>
        <w:rPr>
          <w:b/>
        </w:rPr>
      </w:pPr>
      <w:r>
        <w:tab/>
      </w:r>
    </w:p>
    <w:p w14:paraId="18228D8B" w14:textId="77777777" w:rsidR="00283816" w:rsidRDefault="00B758DC">
      <w:r>
        <w:tab/>
        <w:t xml:space="preserve">At the engagement party, women gathered in the courtyard of the girl, live music, video camera, women started to folk dance. Soon, the bride and groom were taken from her grandparents house by close female relatives and </w:t>
      </w:r>
      <w:r>
        <w:lastRenderedPageBreak/>
        <w:t>brought to sit on chairs, facing the women...(The men were in a far corner of the courtyard.. they were dancing and chatting among themselves..separation of sexes is so very much alive still, in these parts of the country).</w:t>
      </w:r>
    </w:p>
    <w:p w14:paraId="009CCC5D" w14:textId="77777777" w:rsidR="00283816" w:rsidRDefault="00B758DC">
      <w:r>
        <w:t>A relative from the girl’s side was selected to show off all the presents which were given to the girl, one by one...she would call out the kind of present, who it was given by and a joke to go along with it...This lasted for a couple of hours, under the intense sun, while the couple was sweating, especially the bride who was heavily made up with blue mascara and purplish red lipstick. Her purple taffeta dress, beaded in front, was full and beautiful when it swirled about during her dance...after the many gold bangles, coins which were put on her dress, money pinned on him and her, the rest of the gifts which were mainly personal dress, towel, lingerie etc... were put gathered on a large metal tray (doubles as a table on floor, “sini”), the guests were given peanuts...the backdrop to this celebration were the slopes of Çile Mtns....</w:t>
      </w:r>
    </w:p>
    <w:p w14:paraId="1A58CE79" w14:textId="77777777" w:rsidR="00283816" w:rsidRDefault="00B758DC">
      <w:r>
        <w:t xml:space="preserve">Tomorrow is another celebration at the boy’s house for men, while the women go to the girls house...The fourth day is Sunday, the girl is brought to the boy’s house, in the afternoon, among much aplomb and singing and dancing the </w:t>
      </w:r>
      <w:r>
        <w:lastRenderedPageBreak/>
        <w:t>guests from both sides are served food and sweets, finally the two stay at the house in the same courtyard as the boys parents.. A new life begins...(The men’s gatherings usually have women dancers brought in from outside and much drinking and very loud music which the whole village has to endure throughout the night.)</w:t>
      </w:r>
    </w:p>
    <w:p w14:paraId="5BF5C4C2" w14:textId="77777777" w:rsidR="00283816" w:rsidRDefault="00283816"/>
    <w:p w14:paraId="7E8A32C8" w14:textId="77777777" w:rsidR="00283816" w:rsidRDefault="00283816"/>
    <w:p w14:paraId="16CB252F" w14:textId="77777777" w:rsidR="00283816" w:rsidRDefault="00283816"/>
    <w:p w14:paraId="0A5E3FBD" w14:textId="77777777" w:rsidR="00283816" w:rsidRDefault="00B758DC">
      <w:r>
        <w:t xml:space="preserve">Hüseyin Öztoprak - </w:t>
      </w:r>
    </w:p>
    <w:p w14:paraId="5CBFE9F5" w14:textId="77777777" w:rsidR="00283816" w:rsidRDefault="00B758DC">
      <w:r>
        <w:tab/>
      </w:r>
    </w:p>
    <w:p w14:paraId="497F53F7" w14:textId="77777777" w:rsidR="00283816" w:rsidRDefault="00B758DC">
      <w:r>
        <w:tab/>
        <w:t xml:space="preserve">Elevation is ca. 900 m. here. Has lots of drinking water, which comes from different springs, from Çile Mtns. Pop. is ca. 1,600-1700, 300 HH. So it is ca. 4 times bigger than YH; largest village in region of Polatlı.  But no irrigation, because Sakarya is far away....and underground water is too far down, so they cannot get it out to irrigate....only a few fields near Sakarya can be irrigated. </w:t>
      </w:r>
    </w:p>
    <w:p w14:paraId="34C4FD27" w14:textId="77777777" w:rsidR="00283816" w:rsidRDefault="00B758DC">
      <w:r>
        <w:t>Relationship between AR and SÖ used to be quite lively, going back to 40-45 years ago. Behiye said they would take milk products, wool on donkeys and horses to their friends at AR and exchange them for chick peas, lentils.</w:t>
      </w:r>
    </w:p>
    <w:p w14:paraId="04309385" w14:textId="77777777" w:rsidR="00283816" w:rsidRDefault="00B758DC">
      <w:pPr>
        <w:rPr>
          <w:b/>
        </w:rPr>
      </w:pPr>
      <w:r>
        <w:rPr>
          <w:b/>
        </w:rPr>
        <w:t>STRATEGY : (This is an interesting exchange which has archaeological implications-- that is, an explanation for basis of subsistence-- by exchange between nearby villages which are not even ethnically related--</w:t>
      </w:r>
    </w:p>
    <w:p w14:paraId="5697FA54" w14:textId="77777777" w:rsidR="00283816" w:rsidRDefault="00B758DC">
      <w:r>
        <w:t xml:space="preserve">SÖ village was originally Greek (he calls them Armenian!). This is the largest village of Polatlı and is reputedly the oldest. Now the population is made up of people from Ayas, Haymana, from the east, Beypazarı, Sivrihisar (noone from Kıbrıscık). </w:t>
      </w:r>
    </w:p>
    <w:p w14:paraId="1F6B5E61" w14:textId="77777777" w:rsidR="00283816" w:rsidRDefault="00B758DC">
      <w:pPr>
        <w:rPr>
          <w:b/>
        </w:rPr>
      </w:pPr>
      <w:r>
        <w:rPr>
          <w:b/>
        </w:rPr>
        <w:t xml:space="preserve">Total planted land area is 20,000 d; mera is 10,000 d; village and gardens, </w:t>
      </w:r>
    </w:p>
    <w:p w14:paraId="75107E5C" w14:textId="77777777" w:rsidR="00283816" w:rsidRDefault="00B758DC">
      <w:pPr>
        <w:rPr>
          <w:b/>
        </w:rPr>
      </w:pPr>
      <w:r>
        <w:rPr>
          <w:b/>
        </w:rPr>
        <w:t>ca. 1,000 d. So total is ca: 31,000 d. Even though the land area is bigger than YH,</w:t>
      </w:r>
    </w:p>
    <w:p w14:paraId="14CC886F" w14:textId="77777777" w:rsidR="00283816" w:rsidRDefault="00B758DC">
      <w:pPr>
        <w:rPr>
          <w:b/>
        </w:rPr>
      </w:pPr>
      <w:r>
        <w:rPr>
          <w:b/>
        </w:rPr>
        <w:t>land per HH is much less.. .103 d./HH (SÖ); 275 d./HH (YH)</w:t>
      </w:r>
      <w:r>
        <w:rPr>
          <w:b/>
          <w:caps/>
        </w:rPr>
        <w:t>.</w:t>
      </w:r>
    </w:p>
    <w:p w14:paraId="059ACB4A" w14:textId="77777777" w:rsidR="00283816" w:rsidRDefault="00B758DC">
      <w:pPr>
        <w:rPr>
          <w:b/>
        </w:rPr>
      </w:pPr>
      <w:r>
        <w:rPr>
          <w:b/>
        </w:rPr>
        <w:t xml:space="preserve">Also, lack of proximity to Sakarya is a great disadvantage. </w:t>
      </w:r>
    </w:p>
    <w:p w14:paraId="1E759BDE" w14:textId="77777777" w:rsidR="00283816" w:rsidRDefault="00B758DC">
      <w:pPr>
        <w:rPr>
          <w:b/>
        </w:rPr>
      </w:pPr>
      <w:r>
        <w:rPr>
          <w:b/>
        </w:rPr>
        <w:t xml:space="preserve">Fields are as far as Cekirdeksiz territory (10-12 km); Sakarya is 10 km; Müslim village, 15 km. </w:t>
      </w:r>
    </w:p>
    <w:p w14:paraId="20E96027" w14:textId="77777777" w:rsidR="001D56F4" w:rsidRDefault="001D56F4">
      <w:pPr>
        <w:rPr>
          <w:ins w:id="8" w:author="2013.07.25" w:date="2026-03-30T09:54:00Z"/>
        </w:rPr>
      </w:pPr>
    </w:p>
    <w:p w14:paraId="341A7D1A" w14:textId="77777777" w:rsidR="00283816" w:rsidRDefault="00B758DC">
      <w:r>
        <w:t xml:space="preserve">Where were the earliest fields located? In 1900 to 1920’s there were 60 HH. </w:t>
      </w:r>
    </w:p>
    <w:p w14:paraId="773E2C7A" w14:textId="77777777" w:rsidR="00283816" w:rsidRDefault="00B758DC">
      <w:pPr>
        <w:rPr>
          <w:b/>
        </w:rPr>
      </w:pPr>
      <w:r>
        <w:t xml:space="preserve">Fields were very close to the center. Was there water there? Was the soil good? Most people chose closer territory because they did not have good horses or oxen for carrying tools and men for the ploughing. Transportation was difficult. </w:t>
      </w:r>
      <w:r>
        <w:rPr>
          <w:b/>
        </w:rPr>
        <w:t xml:space="preserve">So, technology, </w:t>
      </w:r>
      <w:r>
        <w:rPr>
          <w:b/>
          <w:u w:val="single"/>
        </w:rPr>
        <w:t>not water</w:t>
      </w:r>
      <w:r>
        <w:rPr>
          <w:b/>
        </w:rPr>
        <w:t xml:space="preserve">, was the limiting factor in the selection of fields. Because water was only available from Hüyük spring, Akpınar suyu, which came from the mountains...used it 60 years ago..but now they are dry. </w:t>
      </w:r>
    </w:p>
    <w:p w14:paraId="273D42F3" w14:textId="77777777" w:rsidR="00283816" w:rsidRDefault="00B758DC">
      <w:pPr>
        <w:rPr>
          <w:b/>
        </w:rPr>
      </w:pPr>
      <w:r>
        <w:rPr>
          <w:b/>
        </w:rPr>
        <w:t>They did not establish the village near the springs to avoid mosquitoes; they went uphill and here also they found good drinking water near the village.</w:t>
      </w:r>
    </w:p>
    <w:p w14:paraId="743E3D37" w14:textId="77777777" w:rsidR="00283816" w:rsidRDefault="00B758DC">
      <w:pPr>
        <w:rPr>
          <w:del w:id="9" w:author="2012.04.19" w:date="2026-03-30T09:54:00Z"/>
        </w:rPr>
      </w:pPr>
      <w:r>
        <w:rPr>
          <w:b/>
        </w:rPr>
        <w:t>With increase in population,  farther plots were ploughed; then, transition from oxen to horses to tractor in early 1950’s....most of the grazing land was converted to farming...</w:t>
      </w:r>
    </w:p>
    <w:p w14:paraId="12BF5820" w14:textId="77777777" w:rsidR="001D56F4" w:rsidRDefault="001D56F4"/>
    <w:p w14:paraId="51A481E4" w14:textId="77777777" w:rsidR="00283816" w:rsidRDefault="00B758DC">
      <w:r>
        <w:t xml:space="preserve">DRY FARMING: Since 10 yrs. there is almost no irrigation, very few well water used..We are 10 km. from Sakarya. There are only 2-3 HH that have fields near Sakarya. So, all farming is </w:t>
      </w:r>
      <w:r>
        <w:rPr>
          <w:u w:val="single"/>
        </w:rPr>
        <w:t>mainly dry farming</w:t>
      </w:r>
      <w:r>
        <w:t xml:space="preserve">...And, crops are wheat and barley. Only some sugar beets and onions watered by wells. </w:t>
      </w:r>
      <w:r>
        <w:rPr>
          <w:b/>
        </w:rPr>
        <w:t xml:space="preserve">In the past, we used to plant navy beans, lentils, chick peas, melon...But then there was more rain, up </w:t>
      </w:r>
      <w:r>
        <w:rPr>
          <w:b/>
        </w:rPr>
        <w:lastRenderedPageBreak/>
        <w:t>until 20 years ago.. we used to make canals from Hüyük spring. Then we had ca. 2,000 d. of sugar beets. Now, only 200 d. sugar beets..</w:t>
      </w:r>
    </w:p>
    <w:p w14:paraId="2F17DF7F" w14:textId="77777777" w:rsidR="00283816" w:rsidRDefault="00283816"/>
    <w:p w14:paraId="41E5D28B" w14:textId="77777777" w:rsidR="00283816" w:rsidRDefault="00B758DC">
      <w:r>
        <w:t xml:space="preserve">ANIMAL HUSBANDRY: Up until 40-50 yrs. ago there was 10,000 sheep &amp; goats, 2,000 cows. Now, it is 4,000 sheep &amp; goats, 1,000 cows. </w:t>
      </w:r>
    </w:p>
    <w:p w14:paraId="28CAFC4F" w14:textId="77777777" w:rsidR="00283816" w:rsidRDefault="00B758DC">
      <w:pPr>
        <w:rPr>
          <w:b/>
        </w:rPr>
      </w:pPr>
      <w:r>
        <w:rPr>
          <w:b/>
        </w:rPr>
        <w:t>Feed is the critical factor. Because not enough extra cash to buy it, since irrigation for cash crops is absent.</w:t>
      </w:r>
    </w:p>
    <w:p w14:paraId="0E3E2610" w14:textId="77777777" w:rsidR="00283816" w:rsidRDefault="00B758DC">
      <w:r>
        <w:t>In the absence of water, why not raise more animals? But we have to buy the feed still, if we cannot raise enough barley and fodder...In addition, the villager has become very lazy. (I think, they don’t calculate the optimum yield from animals too well!). In most of the surrounding villages, only 20-25% of the people keep animals.</w:t>
      </w:r>
    </w:p>
    <w:p w14:paraId="0146F29B" w14:textId="77777777" w:rsidR="00283816" w:rsidRDefault="00B758DC">
      <w:pPr>
        <w:rPr>
          <w:b/>
        </w:rPr>
      </w:pPr>
      <w:r>
        <w:rPr>
          <w:b/>
          <w:u w:val="single"/>
        </w:rPr>
        <w:t>Seasonality:</w:t>
      </w:r>
      <w:r>
        <w:rPr>
          <w:b/>
        </w:rPr>
        <w:t xml:space="preserve"> In spring, sheep that do not give milk go to Yayla, Kozdere ve Kızılarkaç, ca. 5 km. from here. There is water and good grasses there. After 3 months, they come down (July-Aug.) to cereal fields, but still does not come to the village till winter. The rest graze daily, come to the village for milking at night. So, there is more potential at SÖ for herding....</w:t>
      </w:r>
    </w:p>
    <w:p w14:paraId="19D5E007" w14:textId="77777777" w:rsidR="00283816" w:rsidRDefault="00B758DC">
      <w:r>
        <w:t>(Funda= clover)</w:t>
      </w:r>
    </w:p>
    <w:p w14:paraId="3D003D78" w14:textId="77777777" w:rsidR="00283816" w:rsidRDefault="00283816"/>
    <w:p w14:paraId="4D42EA2A" w14:textId="77777777" w:rsidR="00283816" w:rsidRDefault="00B758DC">
      <w:r>
        <w:t>Another important factor in the decrease of herding is the lack of LABOR.</w:t>
      </w:r>
    </w:p>
    <w:p w14:paraId="1B1E2D05" w14:textId="77777777" w:rsidR="00283816" w:rsidRDefault="00B758DC">
      <w:r>
        <w:t>It is profitable to do herding, even without farming cereals....</w:t>
      </w:r>
    </w:p>
    <w:p w14:paraId="6FB1D189" w14:textId="77777777" w:rsidR="00283816" w:rsidRDefault="00283816"/>
    <w:p w14:paraId="13C061DE" w14:textId="77777777" w:rsidR="00283816" w:rsidRDefault="00B758DC">
      <w:r>
        <w:t>How did your father farm? How much land did he have ? We were 7.</w:t>
      </w:r>
    </w:p>
    <w:p w14:paraId="5677471B" w14:textId="77777777" w:rsidR="00283816" w:rsidRDefault="00B758DC">
      <w:r>
        <w:t>During my father’s time, we had ca. 500-600 d.; now we still have the same.</w:t>
      </w:r>
    </w:p>
    <w:p w14:paraId="38EFBF42" w14:textId="77777777" w:rsidR="00283816" w:rsidRDefault="00B758DC">
      <w:r>
        <w:t>But the population of the family has increased 10-fold. We divided it, now each has less than 100 d. And, I have 7 children-- how can I divided that into 7? It will end up being 15 d. /child...We could not increase it from my father’s time...because there is now a lot of consumers goods to buy.</w:t>
      </w:r>
    </w:p>
    <w:p w14:paraId="608928C2" w14:textId="77777777" w:rsidR="00283816" w:rsidRDefault="00B758DC">
      <w:r>
        <w:t xml:space="preserve">Your father did </w:t>
      </w:r>
      <w:r>
        <w:rPr>
          <w:u w:val="single"/>
        </w:rPr>
        <w:t>dry farming</w:t>
      </w:r>
      <w:r>
        <w:t xml:space="preserve"> of cereals and lentils, chick peas etc.....In order to counteract the risks, what did they do? Then, it rained a lot, 50 yrs. ago. much more snow....we didn’t even put fertilizer...also, earth was more fertile, now it is tired. The fallow now is not really nadas....we plant sunflowers, chickpeas in the fallow fields. But we do not get as good yield. The fertilizer, in the lack of rain burns the crop. So, even crop rotation is not very effective.</w:t>
      </w:r>
    </w:p>
    <w:p w14:paraId="08ED75E5" w14:textId="77777777" w:rsidR="00283816" w:rsidRDefault="00283816"/>
    <w:p w14:paraId="18D07662" w14:textId="77777777" w:rsidR="00283816" w:rsidRDefault="00B758DC">
      <w:r>
        <w:t xml:space="preserve">Fifty years ago the pop. here was 300-400 people (1/4 of today). </w:t>
      </w:r>
    </w:p>
    <w:p w14:paraId="105A5D2E" w14:textId="77777777" w:rsidR="00283816" w:rsidRDefault="00B758DC">
      <w:r>
        <w:t>Water from here goes to Sazılar and Kıranharman and Beylikköprü...so it is being used for drinking water and we don’t have enough for irrigation.</w:t>
      </w:r>
    </w:p>
    <w:p w14:paraId="75B55D70" w14:textId="77777777" w:rsidR="00283816" w:rsidRDefault="00283816"/>
    <w:p w14:paraId="49CE8693" w14:textId="77777777" w:rsidR="00283816" w:rsidRDefault="00B758DC">
      <w:r>
        <w:t>8/9/95  Talking with men at SÖ -</w:t>
      </w:r>
    </w:p>
    <w:p w14:paraId="130D9D08" w14:textId="77777777" w:rsidR="00283816" w:rsidRDefault="00283816"/>
    <w:p w14:paraId="0C4DF767" w14:textId="77777777" w:rsidR="00283816" w:rsidRDefault="00B758DC">
      <w:r>
        <w:t>(Many of these men had worked at Gordion 35 yrs. ago).</w:t>
      </w:r>
    </w:p>
    <w:p w14:paraId="2618E670" w14:textId="77777777" w:rsidR="00283816" w:rsidRDefault="00B758DC">
      <w:r>
        <w:t>Pre-tractor agriculture and herding - Fifty yrs. ago there was 350-400 people. My father had 500 d. Cereal (kara arpa for animals), now white barley, corn, oats for horses, sugar beet (in 1957), BITTER VETCH*, lentils, chick peas...</w:t>
      </w:r>
      <w:r>
        <w:rPr>
          <w:u w:val="single"/>
        </w:rPr>
        <w:t>all  dry agriculture.</w:t>
      </w:r>
      <w:r>
        <w:t xml:space="preserve"> Water is very little now...</w:t>
      </w:r>
    </w:p>
    <w:p w14:paraId="244D1D1F" w14:textId="77777777" w:rsidR="00283816" w:rsidRDefault="00B758DC">
      <w:r>
        <w:t>Where were the early settlements? near the water? It was very near the water.</w:t>
      </w:r>
    </w:p>
    <w:p w14:paraId="3D62FE36" w14:textId="77777777" w:rsidR="00283816" w:rsidRDefault="00B758DC">
      <w:r>
        <w:lastRenderedPageBreak/>
        <w:t>Fields were ca. 500 m-1 km from the village. Our boundaries are Yassıhöyük, Çekirdeksiz and Müslim, Beycegiz, Avsar...</w:t>
      </w:r>
      <w:r>
        <w:rPr>
          <w:b/>
        </w:rPr>
        <w:t>It is a bit rocky and hilly terrain here.. That is only used for grazing.</w:t>
      </w:r>
      <w:r>
        <w:t xml:space="preserve"> On the flat lands, “YAZI” we do farming.</w:t>
      </w:r>
    </w:p>
    <w:p w14:paraId="19BF3031" w14:textId="77777777" w:rsidR="00283816" w:rsidRDefault="00B758DC">
      <w:r>
        <w:t xml:space="preserve">During the growing season, we keep animals on mountains, after harvest they go to fields. On a daily basis, they bring each flock to their owners, they are milked by their owners, and taken back again...the ones who are not milked stay on a 4-5 months basis. </w:t>
      </w:r>
      <w:r>
        <w:rPr>
          <w:b/>
        </w:rPr>
        <w:t>Each type is treated differently.</w:t>
      </w:r>
      <w:r>
        <w:t xml:space="preserve"> Distance is ca. 1-5 km. </w:t>
      </w:r>
    </w:p>
    <w:p w14:paraId="56A881B8" w14:textId="77777777" w:rsidR="00283816" w:rsidRDefault="00B758DC">
      <w:r>
        <w:t>About 800-1,000 cows; ca. 800 sheep, 400 Angora goats..we have both Karaman and Merinos.</w:t>
      </w:r>
    </w:p>
    <w:p w14:paraId="19855958" w14:textId="77777777" w:rsidR="00283816" w:rsidRDefault="00283816"/>
    <w:p w14:paraId="2BC15538" w14:textId="77777777" w:rsidR="00283816" w:rsidRDefault="00B758DC">
      <w:r>
        <w:t>*(Bitter vetch is not grown any more, since herding is diminishing and it was mainly given as animal feed).</w:t>
      </w:r>
    </w:p>
    <w:p w14:paraId="32EF0D6D" w14:textId="77777777" w:rsidR="00283816" w:rsidRDefault="00283816"/>
    <w:p w14:paraId="17E2DE66" w14:textId="77777777" w:rsidR="00283816" w:rsidRDefault="00B758DC">
      <w:r>
        <w:t>What was the proportion of crops in a 500 d. land in the past 50 years?</w:t>
      </w:r>
    </w:p>
    <w:p w14:paraId="757AB3B0" w14:textId="77777777" w:rsidR="00283816" w:rsidRDefault="00B758DC">
      <w:r>
        <w:t>First of all, half of it was left fallow (“herk bırakmak”); rest was planted with cereals; but on the NADAS land we grew lentils, chick peas etc... because it was good nutrition for the soil. It was considered to be still NADAS...</w:t>
      </w:r>
    </w:p>
    <w:p w14:paraId="7F4C4F75" w14:textId="77777777" w:rsidR="00283816" w:rsidRDefault="00B758DC">
      <w:r>
        <w:t>Ismail Üstün - is 73 yrs. old. Remembers pre-tractor agriculture and herding.</w:t>
      </w:r>
    </w:p>
    <w:p w14:paraId="2D914AB1" w14:textId="77777777" w:rsidR="00283816" w:rsidRDefault="00B758DC">
      <w:r>
        <w:t xml:space="preserve">(Worked at YH from 1950-53. ) In 1940s pop. here was   ?  During 1956-60, pop. was ca. 1,800 people; 400 HH. Where did people come from? %5 is from Bolu, Ayas, Avsar, Tatar.. rest is local, Turkmen (Seymen). It is an endogamous village.It is the biggest and oldest village. Earliest settlement was in this center, fields are far. </w:t>
      </w:r>
    </w:p>
    <w:p w14:paraId="39EB46A3" w14:textId="77777777" w:rsidR="00283816" w:rsidRDefault="00B758DC">
      <w:r>
        <w:t xml:space="preserve">In 1940’s where were the fields? How far? There is a spring which goes to Sakarya. </w:t>
      </w:r>
      <w:r>
        <w:rPr>
          <w:i/>
        </w:rPr>
        <w:t xml:space="preserve">We also did dry farming in mountains, wheat, vetch, </w:t>
      </w:r>
      <w:r>
        <w:t>barley...Because the springs overflowed, many mosquitoes, floods. So, we farmed in mountains, ca. 2 -3 km from village..it was high, cool, gave plenty of crops.  Two kinds, Kunduru ve gümüs wheat were grown. Now, after 50 years we get similar productivity only if we fertilize and leave NADAS. Because the soil is tired now!...after 50 years...</w:t>
      </w:r>
    </w:p>
    <w:p w14:paraId="1201A8FE" w14:textId="77777777" w:rsidR="00283816" w:rsidRDefault="00B758DC">
      <w:r>
        <w:rPr>
          <w:b/>
        </w:rPr>
        <w:t>Productivity</w:t>
      </w:r>
      <w:r>
        <w:t xml:space="preserve">:  </w:t>
      </w:r>
      <w:r>
        <w:rPr>
          <w:u w:val="single"/>
        </w:rPr>
        <w:t>In the past we got 1/10 yarım....1 dekardan 140-160 kg. alırdık.</w:t>
      </w:r>
    </w:p>
    <w:p w14:paraId="64BCE094" w14:textId="77777777" w:rsidR="00283816" w:rsidRDefault="00B758DC">
      <w:r>
        <w:t xml:space="preserve">Now a lot of ploughing, cleaning, settling...and we get the same productivity, because the soil is tired. We were 7 people in the family; farmed 60-70 d. Rest of land (40 d.) stayed with NADAS. Technology: We had a pair of oxen, 3 cows, 2 donkeys... According to the number of animals, we planted their feed...of 50 d. of land, 35 d. was wheat, 15 was for barley for animals; rest was planted with chickpea, lentils etc...the early settlers had some irrigated land (20 out of 30)..they used underground wells...but 3/4ths was dry farming, 1/4th was irrigated. </w:t>
      </w:r>
    </w:p>
    <w:p w14:paraId="3D007278" w14:textId="77777777" w:rsidR="00283816" w:rsidRDefault="00B758DC">
      <w:pPr>
        <w:rPr>
          <w:b/>
        </w:rPr>
      </w:pPr>
      <w:r>
        <w:rPr>
          <w:b/>
        </w:rPr>
        <w:t>Was herding and agriculture practised equally? Agriculture was ahead...If you could feed it by grazing, you would have that many animals.</w:t>
      </w:r>
    </w:p>
    <w:p w14:paraId="5534443A" w14:textId="77777777" w:rsidR="00283816" w:rsidRDefault="00B758DC">
      <w:pPr>
        <w:rPr>
          <w:b/>
        </w:rPr>
      </w:pPr>
      <w:r>
        <w:rPr>
          <w:b/>
        </w:rPr>
        <w:t>Was herding not an extra capital then? Feed was not available. The most was couple of cows, for milk..</w:t>
      </w:r>
    </w:p>
    <w:p w14:paraId="512A4EB8" w14:textId="77777777" w:rsidR="00283816" w:rsidRDefault="00B758DC">
      <w:r>
        <w:t xml:space="preserve">How much land is farmed here? 20,000 d. (Only 1,500 d. is irrigated) </w:t>
      </w:r>
    </w:p>
    <w:p w14:paraId="5F1AC707" w14:textId="77777777" w:rsidR="00283816" w:rsidRDefault="00B758DC">
      <w:r>
        <w:t xml:space="preserve">Grazing: 17-18,000 d. Houses: 1-1,500 d. </w:t>
      </w:r>
    </w:p>
    <w:p w14:paraId="21523DBF" w14:textId="77777777" w:rsidR="00283816" w:rsidRDefault="00B758DC">
      <w:pPr>
        <w:rPr>
          <w:b/>
        </w:rPr>
      </w:pPr>
      <w:r>
        <w:rPr>
          <w:b/>
        </w:rPr>
        <w:t>Now land is divided up, so people leave. This is one factor that productivity falls, as a result of natural movements, death of head of HH...Not due to external factors or war, or conquest.</w:t>
      </w:r>
    </w:p>
    <w:p w14:paraId="6B1798EF" w14:textId="77777777" w:rsidR="00283816" w:rsidRDefault="00B758DC">
      <w:r>
        <w:lastRenderedPageBreak/>
        <w:t>Now there is a move toward animal husbandry. They feed them and resell them; that is profitable...But in general animal husbandry is not what it used to be in the past. Because there were more shepherds to take care of them.</w:t>
      </w:r>
    </w:p>
    <w:p w14:paraId="0352ECC8" w14:textId="77777777" w:rsidR="00283816" w:rsidRDefault="00B758DC">
      <w:r>
        <w:t>We did sell the excess milk, but it was not much...</w:t>
      </w:r>
    </w:p>
    <w:p w14:paraId="1F52741F" w14:textId="77777777" w:rsidR="00283816" w:rsidRDefault="00B758DC">
      <w:pPr>
        <w:rPr>
          <w:u w:val="single"/>
        </w:rPr>
      </w:pPr>
      <w:r>
        <w:rPr>
          <w:b/>
        </w:rPr>
        <w:t xml:space="preserve">Productivity: </w:t>
      </w:r>
      <w:r>
        <w:rPr>
          <w:u w:val="single"/>
        </w:rPr>
        <w:t xml:space="preserve">A good sheep gives 300-500 grs. of milk/day...One HH needs 10 sheep to take care of its basic subsistence. Above that is sold. </w:t>
      </w:r>
    </w:p>
    <w:p w14:paraId="393D9D56" w14:textId="77777777" w:rsidR="00283816" w:rsidRDefault="00283816">
      <w:pPr>
        <w:rPr>
          <w:u w:val="single"/>
        </w:rPr>
      </w:pPr>
    </w:p>
    <w:p w14:paraId="0BC9AF15" w14:textId="77777777" w:rsidR="00283816" w:rsidRDefault="00B758DC">
      <w:r>
        <w:t xml:space="preserve">Merinos was bred for wool and meat (Merinos is 35 kg; Karaman is 20 kg.). But now wool does not bring much. We have few Karamans...It started with artificial insemination, after 3 generations, it became purebred. </w:t>
      </w:r>
    </w:p>
    <w:p w14:paraId="534E6D01" w14:textId="77777777" w:rsidR="00283816" w:rsidRDefault="00B758DC">
      <w:r>
        <w:t>The state introduced Merinos males; first we had hybrids (“kırma”).</w:t>
      </w:r>
    </w:p>
    <w:p w14:paraId="02B897EF" w14:textId="77777777" w:rsidR="00283816" w:rsidRDefault="00B758DC">
      <w:r>
        <w:t>What about angora goat? It has diminished. Goat is not as productive as sheep. So, people stopped it...Tiftik does not yield milk..its only gift is its wool. So, it is not economical to keep it, hire shepherd etc...</w:t>
      </w:r>
    </w:p>
    <w:p w14:paraId="7EA953C2" w14:textId="77777777" w:rsidR="00283816" w:rsidRDefault="00283816"/>
    <w:p w14:paraId="40FF3290" w14:textId="77777777" w:rsidR="00283816" w:rsidRDefault="00B758DC">
      <w:pPr>
        <w:rPr>
          <w:b/>
        </w:rPr>
      </w:pPr>
      <w:r>
        <w:rPr>
          <w:b/>
        </w:rPr>
        <w:t>Let’s say, 40-50 yrs. ago, 3/4 of land was dry farming. Only dependent on rainfall... How did you guarantee the subsistence, in case there was no rainfall?</w:t>
      </w:r>
    </w:p>
    <w:p w14:paraId="19439D40" w14:textId="77777777" w:rsidR="00283816" w:rsidRDefault="00B758DC">
      <w:pPr>
        <w:rPr>
          <w:b/>
        </w:rPr>
      </w:pPr>
      <w:r>
        <w:rPr>
          <w:b/>
        </w:rPr>
        <w:t>What strategy did you use to protect yourselves? Farmer has no guarantee.</w:t>
      </w:r>
    </w:p>
    <w:p w14:paraId="51F4590B" w14:textId="77777777" w:rsidR="00283816" w:rsidRDefault="00B758DC">
      <w:pPr>
        <w:rPr>
          <w:b/>
        </w:rPr>
      </w:pPr>
      <w:r>
        <w:rPr>
          <w:b/>
        </w:rPr>
        <w:t xml:space="preserve">I even ate “kenger” ekmegi. It is a kind of thorny plant...we ground the inside, mixed it with flour..when we had drought. We also got aid from the state. </w:t>
      </w:r>
    </w:p>
    <w:p w14:paraId="2608EF10" w14:textId="77777777" w:rsidR="00283816" w:rsidRDefault="00B758DC">
      <w:pPr>
        <w:rPr>
          <w:b/>
        </w:rPr>
      </w:pPr>
      <w:r>
        <w:rPr>
          <w:b/>
          <w:u w:val="single"/>
        </w:rPr>
        <w:t>Crop rotation</w:t>
      </w:r>
      <w:r>
        <w:rPr>
          <w:b/>
        </w:rPr>
        <w:t xml:space="preserve"> was the only strategy for subsistence, plus a few sheep and cows.</w:t>
      </w:r>
    </w:p>
    <w:p w14:paraId="3FC7FA26" w14:textId="77777777" w:rsidR="00283816" w:rsidRDefault="00B758DC">
      <w:pPr>
        <w:rPr>
          <w:b/>
        </w:rPr>
      </w:pPr>
      <w:r>
        <w:rPr>
          <w:b/>
        </w:rPr>
        <w:t>Plus, working for the 5 aghas who were large landowners.</w:t>
      </w:r>
    </w:p>
    <w:p w14:paraId="75D46CA0" w14:textId="77777777" w:rsidR="00283816" w:rsidRDefault="00B758DC">
      <w:pPr>
        <w:rPr>
          <w:b/>
        </w:rPr>
      </w:pPr>
      <w:r>
        <w:rPr>
          <w:b/>
        </w:rPr>
        <w:t>Is there any chance of several close villages to set up cooperatives? to produce and to sell products? Yes, but we  are not able to administer..that’s the problem.  In the history of these villages, there has never been a cooperative.</w:t>
      </w:r>
    </w:p>
    <w:p w14:paraId="71583ABF" w14:textId="77777777" w:rsidR="00283816" w:rsidRDefault="00B758DC">
      <w:pPr>
        <w:rPr>
          <w:b/>
        </w:rPr>
      </w:pPr>
      <w:r>
        <w:rPr>
          <w:b/>
        </w:rPr>
        <w:t xml:space="preserve">We need a factory which would process our products.. </w:t>
      </w:r>
    </w:p>
    <w:p w14:paraId="60D29EB5" w14:textId="77777777" w:rsidR="00283816" w:rsidRDefault="00283816">
      <w:pPr>
        <w:rPr>
          <w:b/>
        </w:rPr>
      </w:pPr>
    </w:p>
    <w:p w14:paraId="0B1F6032" w14:textId="77777777" w:rsidR="00283816" w:rsidRDefault="00B758DC">
      <w:pPr>
        <w:rPr>
          <w:b/>
        </w:rPr>
      </w:pPr>
      <w:r>
        <w:rPr>
          <w:b/>
        </w:rPr>
        <w:t xml:space="preserve">How much land is planted with sugar beets and onion? We used to plant 1,500 d. sugar beets..but that is no longer, because no water. </w:t>
      </w:r>
    </w:p>
    <w:p w14:paraId="4DBA1ADB" w14:textId="77777777" w:rsidR="00283816" w:rsidRDefault="00283816">
      <w:pPr>
        <w:rPr>
          <w:b/>
        </w:rPr>
      </w:pPr>
    </w:p>
    <w:p w14:paraId="77A52257" w14:textId="77777777" w:rsidR="00283816" w:rsidRDefault="00B758DC">
      <w:r>
        <w:t>In this village there will be land reform for the first time.</w:t>
      </w:r>
    </w:p>
    <w:p w14:paraId="15235B32" w14:textId="77777777" w:rsidR="00283816" w:rsidRDefault="00283816"/>
    <w:p w14:paraId="086E3CBF" w14:textId="77777777" w:rsidR="00283816" w:rsidRDefault="00B758DC">
      <w:pPr>
        <w:rPr>
          <w:rFonts w:ascii="CuneiformOr" w:hAnsi="CuneiformOr"/>
        </w:rPr>
      </w:pPr>
      <w:r>
        <w:rPr>
          <w:rFonts w:ascii="CuneiformOr" w:hAnsi="CuneiformOr"/>
        </w:rPr>
        <w:t>SABANÖZÜ (cont.)</w:t>
      </w:r>
      <w:r>
        <w:rPr>
          <w:rFonts w:ascii="CuneiformOr" w:hAnsi="CuneiformOr"/>
        </w:rPr>
        <w:tab/>
        <w:t>18 K. from YH</w:t>
      </w:r>
      <w:r>
        <w:rPr>
          <w:rFonts w:ascii="CuneiformOr" w:hAnsi="CuneiformOr"/>
        </w:rPr>
        <w:tab/>
      </w:r>
      <w:r>
        <w:rPr>
          <w:rFonts w:ascii="CuneiformOr" w:hAnsi="CuneiformOr"/>
        </w:rPr>
        <w:tab/>
      </w:r>
      <w:r>
        <w:rPr>
          <w:rFonts w:ascii="CuneiformOr" w:hAnsi="CuneiformOr"/>
        </w:rPr>
        <w:tab/>
        <w:t>14.7.96</w:t>
      </w:r>
    </w:p>
    <w:p w14:paraId="081D2BFB" w14:textId="77777777" w:rsidR="00283816" w:rsidRDefault="00B758DC">
      <w:pPr>
        <w:rPr>
          <w:rFonts w:ascii="CuneiformOr" w:hAnsi="CuneiformOr"/>
        </w:rPr>
      </w:pPr>
      <w:r>
        <w:rPr>
          <w:rFonts w:ascii="CuneiformOr" w:hAnsi="CuneiformOr"/>
        </w:rPr>
        <w:t xml:space="preserve">(Came back to inquire about the onion disaster of last year when people had to literally dump the onions because of overproduction all over the region..Smell of rotting onions is sky high all over Yassıhöyük. There are “onion cemeteries” everywhere, and some have been washed away by the Sakarya). </w:t>
      </w:r>
    </w:p>
    <w:p w14:paraId="622CDF53" w14:textId="77777777" w:rsidR="00283816" w:rsidRDefault="00283816">
      <w:pPr>
        <w:rPr>
          <w:rFonts w:ascii="CuneiformOr" w:hAnsi="CuneiformOr"/>
        </w:rPr>
      </w:pPr>
    </w:p>
    <w:p w14:paraId="6E805442" w14:textId="77777777" w:rsidR="00283816" w:rsidRDefault="00B758DC">
      <w:pPr>
        <w:rPr>
          <w:rFonts w:ascii="CuneiformOr" w:hAnsi="CuneiformOr"/>
        </w:rPr>
      </w:pPr>
      <w:r>
        <w:rPr>
          <w:rFonts w:ascii="CuneiformOr" w:hAnsi="CuneiformOr"/>
        </w:rPr>
        <w:t>Here there were only 20-25 HH, not too many. About 300 d. altogether.</w:t>
      </w:r>
    </w:p>
    <w:p w14:paraId="4C2D5166" w14:textId="77777777" w:rsidR="00283816" w:rsidRDefault="00B758DC">
      <w:pPr>
        <w:rPr>
          <w:rFonts w:ascii="CuneiformOr" w:hAnsi="CuneiformOr"/>
        </w:rPr>
      </w:pPr>
      <w:r>
        <w:rPr>
          <w:rFonts w:ascii="CuneiformOr" w:hAnsi="CuneiformOr"/>
        </w:rPr>
        <w:t>Erdogan Özmen planted 20 d. onions, 100 tons yield, threw the whole thing out.</w:t>
      </w:r>
    </w:p>
    <w:p w14:paraId="0198A5C7" w14:textId="77777777" w:rsidR="00283816" w:rsidRDefault="00B758DC">
      <w:pPr>
        <w:rPr>
          <w:rFonts w:ascii="CuneiformOr" w:hAnsi="CuneiformOr"/>
        </w:rPr>
      </w:pPr>
      <w:r>
        <w:rPr>
          <w:rFonts w:ascii="CuneiformOr" w:hAnsi="CuneiformOr"/>
        </w:rPr>
        <w:t xml:space="preserve">It started rotting before anyone would buy it. </w:t>
      </w:r>
    </w:p>
    <w:p w14:paraId="581C7019" w14:textId="77777777" w:rsidR="00283816" w:rsidRDefault="00B758DC">
      <w:pPr>
        <w:rPr>
          <w:rFonts w:ascii="CuneiformOr" w:hAnsi="CuneiformOr"/>
        </w:rPr>
      </w:pPr>
      <w:r>
        <w:rPr>
          <w:rFonts w:ascii="CuneiformOr" w:hAnsi="CuneiformOr"/>
        </w:rPr>
        <w:t xml:space="preserve">What about those who did not plant it? Because it is very expensive, that’s why not all could do it. THAT WAS A BLESSING. IT WAS A RISK. Most people did not do it, because the loss becomes magnified, over and beyond the immediate loss..this year’s </w:t>
      </w:r>
    </w:p>
    <w:p w14:paraId="560560C0" w14:textId="77777777" w:rsidR="00283816" w:rsidRDefault="00B758DC">
      <w:pPr>
        <w:rPr>
          <w:rFonts w:ascii="CuneiformOr" w:hAnsi="CuneiformOr"/>
        </w:rPr>
      </w:pPr>
      <w:r>
        <w:rPr>
          <w:rFonts w:ascii="CuneiformOr" w:hAnsi="CuneiformOr"/>
        </w:rPr>
        <w:lastRenderedPageBreak/>
        <w:t>15 million TL loss, becomes a loss of 150 mill. next year. We would be ruined...</w:t>
      </w:r>
    </w:p>
    <w:p w14:paraId="275D79BF" w14:textId="77777777" w:rsidR="00283816" w:rsidRDefault="00B758DC">
      <w:pPr>
        <w:rPr>
          <w:rFonts w:ascii="CuneiformOr" w:hAnsi="CuneiformOr"/>
        </w:rPr>
      </w:pPr>
      <w:r>
        <w:rPr>
          <w:rFonts w:ascii="CuneiformOr" w:hAnsi="CuneiformOr"/>
        </w:rPr>
        <w:t xml:space="preserve">Ekin, arpa, pancar, ayçiçe©i, bostan....are our crops.  </w:t>
      </w:r>
    </w:p>
    <w:p w14:paraId="48145F9D" w14:textId="77777777" w:rsidR="00283816" w:rsidRDefault="00B758DC">
      <w:pPr>
        <w:rPr>
          <w:rFonts w:ascii="CuneiformOr" w:hAnsi="CuneiformOr"/>
        </w:rPr>
      </w:pPr>
      <w:r>
        <w:rPr>
          <w:rFonts w:ascii="CuneiformOr" w:hAnsi="CuneiformOr"/>
        </w:rPr>
        <w:t>LAST YEAR IT WAS NOT ONLY ONIONS, BUT ALSO MELONS....WHICH</w:t>
      </w:r>
    </w:p>
    <w:p w14:paraId="50A4F1F6" w14:textId="77777777" w:rsidR="00283816" w:rsidRDefault="00B758DC">
      <w:pPr>
        <w:rPr>
          <w:rFonts w:ascii="CuneiformOr" w:hAnsi="CuneiformOr"/>
        </w:rPr>
      </w:pPr>
      <w:r>
        <w:rPr>
          <w:rFonts w:ascii="CuneiformOr" w:hAnsi="CuneiformOr"/>
        </w:rPr>
        <w:t>WERE LOST...</w:t>
      </w:r>
    </w:p>
    <w:p w14:paraId="62E341BB" w14:textId="77777777" w:rsidR="00283816" w:rsidRDefault="00B758DC">
      <w:pPr>
        <w:rPr>
          <w:rFonts w:ascii="CuneiformOr" w:hAnsi="CuneiformOr"/>
        </w:rPr>
      </w:pPr>
      <w:r>
        <w:rPr>
          <w:rFonts w:ascii="CuneiformOr" w:hAnsi="CuneiformOr"/>
        </w:rPr>
        <w:t>We do not have a village cooperative. We are directly faced with the merchants who will not buy it for a feasible price...State has the wrong agricultural policy..they buy it for 1/2 the price of the money ...</w:t>
      </w:r>
    </w:p>
    <w:p w14:paraId="435D9B32" w14:textId="77777777" w:rsidR="00283816" w:rsidRDefault="00283816">
      <w:pPr>
        <w:rPr>
          <w:rFonts w:ascii="CuneiformOr" w:hAnsi="CuneiformOr"/>
        </w:rPr>
      </w:pPr>
    </w:p>
    <w:p w14:paraId="79179518" w14:textId="77777777" w:rsidR="00283816" w:rsidRDefault="00B758DC">
      <w:pPr>
        <w:rPr>
          <w:rFonts w:ascii="CuneiformOr" w:hAnsi="CuneiformOr"/>
        </w:rPr>
      </w:pPr>
      <w:r>
        <w:rPr>
          <w:rFonts w:ascii="CuneiformOr" w:hAnsi="CuneiformOr"/>
        </w:rPr>
        <w:t xml:space="preserve">WATER: New irrigation system covers 8,000 d. here. It is also becoming expensive. The state charges 1 mill. TL /dönüm land..it is expensive. For 3 waterings, (min.) it is hard to pay. </w:t>
      </w:r>
    </w:p>
    <w:p w14:paraId="18BFA1F2" w14:textId="77777777" w:rsidR="00283816" w:rsidRDefault="00B758DC">
      <w:pPr>
        <w:rPr>
          <w:rFonts w:ascii="CuneiformOr" w:hAnsi="CuneiformOr"/>
        </w:rPr>
      </w:pPr>
      <w:r>
        <w:rPr>
          <w:rFonts w:ascii="CuneiformOr" w:hAnsi="CuneiformOr"/>
        </w:rPr>
        <w:t xml:space="preserve">But this village has many springs.. it goes to Beylikköprü...from another spring, it goes to KH....There was a drought for 7 years, pre 1914.. </w:t>
      </w:r>
      <w:r>
        <w:rPr>
          <w:rFonts w:ascii="CuneiformOr" w:hAnsi="CuneiformOr"/>
          <w:b/>
        </w:rPr>
        <w:t>we planted corn, some barley..</w:t>
      </w:r>
      <w:r>
        <w:rPr>
          <w:rFonts w:ascii="CuneiformOr" w:hAnsi="CuneiformOr"/>
        </w:rPr>
        <w:t>.</w:t>
      </w:r>
    </w:p>
    <w:p w14:paraId="0AB48DDE" w14:textId="77777777" w:rsidR="00283816" w:rsidRDefault="00B758DC">
      <w:pPr>
        <w:rPr>
          <w:rFonts w:ascii="CuneiformOr" w:hAnsi="CuneiformOr"/>
        </w:rPr>
      </w:pPr>
      <w:r>
        <w:rPr>
          <w:rFonts w:ascii="CuneiformOr" w:hAnsi="CuneiformOr"/>
        </w:rPr>
        <w:t>We mixed “kenger” weed with barley, made soup etc...</w:t>
      </w:r>
    </w:p>
    <w:p w14:paraId="4BB34607" w14:textId="77777777" w:rsidR="00283816" w:rsidRDefault="00283816">
      <w:pPr>
        <w:rPr>
          <w:rFonts w:ascii="CuneiformOr" w:hAnsi="CuneiformOr"/>
        </w:rPr>
      </w:pPr>
    </w:p>
    <w:p w14:paraId="37926637" w14:textId="77777777" w:rsidR="00283816" w:rsidRDefault="00B758DC">
      <w:pPr>
        <w:rPr>
          <w:rFonts w:ascii="CuneiformOr" w:hAnsi="CuneiformOr"/>
        </w:rPr>
      </w:pPr>
      <w:r>
        <w:rPr>
          <w:rFonts w:ascii="CuneiformOr" w:hAnsi="CuneiformOr"/>
        </w:rPr>
        <w:t>About tiftik keçi: It is not feasible. “I had 500 keçi; state coop. did not give me enough credit ....I still did it. But it was not profitable, the state bought the wool for low price,</w:t>
      </w:r>
    </w:p>
    <w:p w14:paraId="0668267F" w14:textId="77777777" w:rsidR="00283816" w:rsidRDefault="00B758DC">
      <w:pPr>
        <w:rPr>
          <w:rFonts w:ascii="CuneiformOr" w:hAnsi="CuneiformOr"/>
        </w:rPr>
      </w:pPr>
      <w:r>
        <w:rPr>
          <w:rFonts w:ascii="CuneiformOr" w:hAnsi="CuneiformOr"/>
        </w:rPr>
        <w:t xml:space="preserve">deducted the credit from it..hardly any left for me. So, I sold the whole herd to people from Manisa...each goat sells for 2 1/2 mill. TL. same price as a lamb..latter is easier to care for. Çoban wage is 500,000 TL /yr. To milk goat is difficult..Milk is not much used. Also, in cold weather, the kids die. My sons used to herd them...when they left it became more difficult. Çoban requires meal every day, food for the dogs etc...becomes difficult. </w:t>
      </w:r>
    </w:p>
    <w:p w14:paraId="649999CC" w14:textId="77777777" w:rsidR="00283816" w:rsidRDefault="00283816">
      <w:pPr>
        <w:rPr>
          <w:rFonts w:ascii="CuneiformOr" w:hAnsi="CuneiformOr"/>
        </w:rPr>
      </w:pPr>
    </w:p>
    <w:p w14:paraId="73AE01C5" w14:textId="77777777" w:rsidR="00283816" w:rsidRDefault="00B758DC">
      <w:pPr>
        <w:rPr>
          <w:rFonts w:ascii="CuneiformOr" w:hAnsi="CuneiformOr"/>
        </w:rPr>
      </w:pPr>
      <w:r>
        <w:rPr>
          <w:rFonts w:ascii="CuneiformOr" w:hAnsi="CuneiformOr"/>
        </w:rPr>
        <w:t>Osman ve Cevriye Gürel: (very poor) Osman is Kurdish, 84 yrs old; grandparents from Haymana. His mother is from SÖ. Learned to read and write just recently. “Atatürk’ü</w:t>
      </w:r>
    </w:p>
    <w:p w14:paraId="7586DA86" w14:textId="77777777" w:rsidR="00283816" w:rsidRDefault="00B758DC">
      <w:pPr>
        <w:rPr>
          <w:rFonts w:ascii="CuneiformOr" w:hAnsi="CuneiformOr"/>
        </w:rPr>
      </w:pPr>
      <w:r>
        <w:rPr>
          <w:rFonts w:ascii="CuneiformOr" w:hAnsi="CuneiformOr"/>
        </w:rPr>
        <w:t>yazın, size diploma verece©iz dediler, biz de yazdık, diplomayı aldık.”</w:t>
      </w:r>
    </w:p>
    <w:p w14:paraId="517A3F8A" w14:textId="77777777" w:rsidR="00283816" w:rsidRDefault="00B758DC">
      <w:pPr>
        <w:rPr>
          <w:rFonts w:ascii="CuneiformOr" w:hAnsi="CuneiformOr"/>
        </w:rPr>
      </w:pPr>
      <w:r>
        <w:rPr>
          <w:rFonts w:ascii="CuneiformOr" w:hAnsi="CuneiformOr"/>
        </w:rPr>
        <w:t>I was a farmer, did my military service...I had ca. 100 d. land..Farmed with plough, oxen and horses. We did wheat, barley, beans...no sugar beet. Forbidden to do tobacco.</w:t>
      </w:r>
    </w:p>
    <w:p w14:paraId="59E46A85" w14:textId="77777777" w:rsidR="00283816" w:rsidRDefault="00B758DC">
      <w:pPr>
        <w:rPr>
          <w:rFonts w:ascii="CuneiformOr" w:hAnsi="CuneiformOr"/>
        </w:rPr>
      </w:pPr>
      <w:r>
        <w:rPr>
          <w:rFonts w:ascii="CuneiformOr" w:hAnsi="CuneiformOr"/>
        </w:rPr>
        <w:t xml:space="preserve">How about herding? It was not good. Now it is better! </w:t>
      </w:r>
    </w:p>
    <w:p w14:paraId="2AD764E8" w14:textId="77777777" w:rsidR="00283816" w:rsidRDefault="00B758DC">
      <w:pPr>
        <w:rPr>
          <w:rFonts w:ascii="CuneiformOr" w:hAnsi="CuneiformOr"/>
        </w:rPr>
      </w:pPr>
      <w:r>
        <w:rPr>
          <w:rFonts w:ascii="CuneiformOr" w:hAnsi="CuneiformOr"/>
        </w:rPr>
        <w:t>Yes, it is hard to care for goat. Herding was more than agricult. 50 yrs. ago.</w:t>
      </w:r>
    </w:p>
    <w:p w14:paraId="2446E409" w14:textId="77777777" w:rsidR="00283816" w:rsidRDefault="00283816">
      <w:pPr>
        <w:rPr>
          <w:rFonts w:ascii="CuneiformOr" w:hAnsi="CuneiformOr"/>
        </w:rPr>
      </w:pPr>
    </w:p>
    <w:p w14:paraId="4EA6F93F" w14:textId="77777777" w:rsidR="00283816" w:rsidRDefault="00B758DC">
      <w:pPr>
        <w:rPr>
          <w:rFonts w:ascii="CuneiformOr" w:hAnsi="CuneiformOr"/>
        </w:rPr>
      </w:pPr>
      <w:r>
        <w:rPr>
          <w:rFonts w:ascii="CuneiformOr" w:hAnsi="CuneiformOr"/>
        </w:rPr>
        <w:t xml:space="preserve">He is on his 3rd wife. Their house is in front of a two-storey house which has a fallen roof..it was his father’s house. He built a small one in front--one-storey. He fought in WWI. His father died when Osman was very small. </w:t>
      </w:r>
    </w:p>
    <w:p w14:paraId="76B4C6C4" w14:textId="77777777" w:rsidR="00283816" w:rsidRDefault="00283816">
      <w:pPr>
        <w:rPr>
          <w:rFonts w:ascii="CuneiformOr" w:hAnsi="CuneiformOr"/>
        </w:rPr>
      </w:pPr>
    </w:p>
    <w:p w14:paraId="103A4817" w14:textId="77777777" w:rsidR="00283816" w:rsidRDefault="00B758DC">
      <w:pPr>
        <w:rPr>
          <w:rFonts w:ascii="CuneiformOr" w:hAnsi="CuneiformOr"/>
        </w:rPr>
      </w:pPr>
      <w:r>
        <w:rPr>
          <w:rFonts w:ascii="CuneiformOr" w:hAnsi="CuneiformOr"/>
        </w:rPr>
        <w:t>Each person had his own field. We used to go with horse-carts to Gordion to work...</w:t>
      </w:r>
    </w:p>
    <w:p w14:paraId="26EC49A3" w14:textId="77777777" w:rsidR="00283816" w:rsidRDefault="00283816">
      <w:pPr>
        <w:rPr>
          <w:rFonts w:ascii="CuneiformOr" w:hAnsi="CuneiformOr"/>
        </w:rPr>
      </w:pPr>
    </w:p>
    <w:p w14:paraId="51D1BD4B" w14:textId="77777777" w:rsidR="00283816" w:rsidRDefault="00283816">
      <w:pPr>
        <w:rPr>
          <w:rFonts w:ascii="CuneiformOr" w:hAnsi="CuneiformOr"/>
        </w:rPr>
      </w:pPr>
    </w:p>
    <w:p w14:paraId="7657C03B" w14:textId="77777777" w:rsidR="00283816" w:rsidRDefault="00283816">
      <w:pPr>
        <w:rPr>
          <w:rFonts w:ascii="CuneiformOr" w:hAnsi="CuneiformOr"/>
        </w:rPr>
      </w:pPr>
    </w:p>
    <w:p w14:paraId="1F769D68" w14:textId="77777777" w:rsidR="00283816" w:rsidRDefault="00283816">
      <w:pPr>
        <w:rPr>
          <w:rFonts w:ascii="CuneiformOr" w:hAnsi="CuneiformOr"/>
        </w:rPr>
      </w:pPr>
    </w:p>
    <w:p w14:paraId="24816FEE" w14:textId="77777777" w:rsidR="00283816" w:rsidRDefault="00B758DC">
      <w:r>
        <w:rPr>
          <w:b/>
          <w:u w:val="single"/>
        </w:rPr>
        <w:t>Avsar</w:t>
      </w:r>
      <w:r>
        <w:t xml:space="preserve"> (AR) is ca. 7 km. north of SÖ, up a steep hill which we did on a tractor. It is a mountain village, inhabited by Bosnak immigrants who practice </w:t>
      </w:r>
    </w:p>
    <w:p w14:paraId="14AFCC70" w14:textId="77777777" w:rsidR="00283816" w:rsidRDefault="00B758DC">
      <w:r>
        <w:rPr>
          <w:u w:val="single"/>
        </w:rPr>
        <w:t>dry farming</w:t>
      </w:r>
      <w:r>
        <w:t xml:space="preserve"> and animal husbandry.  It is a miracle that they can even farm this rocky, upland terrain. </w:t>
      </w:r>
    </w:p>
    <w:p w14:paraId="3742A966" w14:textId="77777777" w:rsidR="00283816" w:rsidRDefault="00B758DC">
      <w:r>
        <w:rPr>
          <w:b/>
        </w:rPr>
        <w:t xml:space="preserve">Hakkı Gençdogan and his mother- </w:t>
      </w:r>
      <w:r>
        <w:t>Village was established over 100 yrs. ago.</w:t>
      </w:r>
    </w:p>
    <w:p w14:paraId="13697730" w14:textId="77777777" w:rsidR="00283816" w:rsidRDefault="00B758DC">
      <w:r>
        <w:t>NOW, there are 9 HH living here. Two HH travel between Polatlı and Avsar during year. His father was born on the way in Amasya, coming from Yugoslavia. (He would have been 100 now)..They came from “Eskipazar” in Yugoslavia.</w:t>
      </w:r>
    </w:p>
    <w:p w14:paraId="500E2AB4" w14:textId="77777777" w:rsidR="00283816" w:rsidRDefault="00B758DC">
      <w:r>
        <w:t>The mother says there were just a few HH when they came.. Biggest time was 25 HH. Prior to that it was a big greek village....She has lived here about 60 years...</w:t>
      </w:r>
      <w:r>
        <w:rPr>
          <w:u w:val="single"/>
        </w:rPr>
        <w:t xml:space="preserve">Crops </w:t>
      </w:r>
      <w:r>
        <w:t>- wheat, barley, corn, oats, bitter vetch (still grown)...Used oxen..it was dry farming (still dry farming).....Little oats because few herds...</w:t>
      </w:r>
    </w:p>
    <w:p w14:paraId="4A89130E" w14:textId="77777777" w:rsidR="00283816" w:rsidRDefault="00B758DC">
      <w:pPr>
        <w:rPr>
          <w:b/>
        </w:rPr>
      </w:pPr>
      <w:r>
        <w:rPr>
          <w:b/>
        </w:rPr>
        <w:t>Same farming except for tractor; farmed land is limited - cannot expand it; it is 2,000 d. farmed land..One year we plant sunflower, chickpea, lentil, melon on half of it...Next year, we plant wheat and barley on melon fields. We don’t have NADAS. It is all dry farming. How much does it rain? IT IS STILL GOOD RAIN; still we do not have shortages. Used to be more rain and snow; did not use fertilizer. But FERTILIZER is necessary now, to make up for lack of rain and lack of nutrition of the soil.</w:t>
      </w:r>
    </w:p>
    <w:p w14:paraId="07ACEDDC" w14:textId="77777777" w:rsidR="00283816" w:rsidRDefault="00B758DC">
      <w:pPr>
        <w:rPr>
          <w:b/>
        </w:rPr>
      </w:pPr>
      <w:r>
        <w:rPr>
          <w:b/>
        </w:rPr>
        <w:t>How was it when you first came? Same as now. Grazing land is ca. 2-3,000 d.</w:t>
      </w:r>
    </w:p>
    <w:p w14:paraId="102DC85F" w14:textId="77777777" w:rsidR="00283816" w:rsidRDefault="00B758DC">
      <w:pPr>
        <w:rPr>
          <w:b/>
        </w:rPr>
      </w:pPr>
      <w:r>
        <w:rPr>
          <w:b/>
        </w:rPr>
        <w:t>Did you have more herds before? Yes, much more. Now, only 1 HH hAS FLOCKS. It used to be the “YAYLA” of SÖ village..</w:t>
      </w:r>
    </w:p>
    <w:p w14:paraId="476CA7DF" w14:textId="77777777" w:rsidR="00283816" w:rsidRDefault="00B758DC">
      <w:pPr>
        <w:rPr>
          <w:b/>
        </w:rPr>
      </w:pPr>
      <w:r>
        <w:rPr>
          <w:b/>
        </w:rPr>
        <w:t>There are 40-50 cows, ca. 500-600 sheep and goats. Mainly Merinos. What do you do with the milk? We only process it for our own consumption..We can’t market it, because there is not enough of it and we cannot market it.</w:t>
      </w:r>
    </w:p>
    <w:p w14:paraId="2E70FB2B" w14:textId="77777777" w:rsidR="00283816" w:rsidRDefault="00B758DC">
      <w:pPr>
        <w:rPr>
          <w:b/>
        </w:rPr>
      </w:pPr>
      <w:r>
        <w:rPr>
          <w:b/>
        </w:rPr>
        <w:t>% of butchering , keeping and selling? We sell 70% of males, keep all females.</w:t>
      </w:r>
    </w:p>
    <w:p w14:paraId="3F605C57" w14:textId="77777777" w:rsidR="00283816" w:rsidRDefault="00B758DC">
      <w:r>
        <w:rPr>
          <w:b/>
          <w:i/>
        </w:rPr>
        <w:t>Pre-tractor Days</w:t>
      </w:r>
      <w:r>
        <w:rPr>
          <w:b/>
        </w:rPr>
        <w:t xml:space="preserve"> - You farmed the same crops...You wished for rain. How did you guarantee yourself against bad times? Drought? We did not prepare ourselves for bad crops. </w:t>
      </w:r>
      <w:r>
        <w:rPr>
          <w:b/>
          <w:u w:val="single"/>
        </w:rPr>
        <w:t>That is why we farm different crops.</w:t>
      </w:r>
      <w:r>
        <w:t xml:space="preserve">  </w:t>
      </w:r>
      <w:r>
        <w:rPr>
          <w:b/>
        </w:rPr>
        <w:t>IMPORTANCE OF CROP ALTERNATION against bad years...</w:t>
      </w:r>
    </w:p>
    <w:p w14:paraId="6EC34687" w14:textId="77777777" w:rsidR="00283816" w:rsidRDefault="00B758DC">
      <w:r>
        <w:t>How much does each HH have? It varies; some 50, some 300 d. I have 150 d. land: 75 d: wheat, barley, rye; 15 d:chickpea; 30 d. sunflower; 15 d. lentil; rest is melon. This way we try to balance...We sell chickpea and lentils and melons..above our needs.</w:t>
      </w:r>
    </w:p>
    <w:p w14:paraId="5475897A" w14:textId="77777777" w:rsidR="00283816" w:rsidRDefault="00B758DC">
      <w:r>
        <w:rPr>
          <w:u w:val="single"/>
        </w:rPr>
        <w:t>This land is very rocky, mountainous...mountains limit our  boundaries. Therefore, we cannot expand.</w:t>
      </w:r>
      <w:r>
        <w:t xml:space="preserve"> Water is continuous, comes from mountain springs. It is for drinking only, both for men and animals. Herds stay on high land during summer; goats stay all season because we don’t milk them. Milking sheep are brought every evening for milking, then go back to mountain pens.</w:t>
      </w:r>
    </w:p>
    <w:p w14:paraId="3C27DE78" w14:textId="77777777" w:rsidR="00283816" w:rsidRDefault="00283816"/>
    <w:p w14:paraId="608E7091" w14:textId="77777777" w:rsidR="00283816" w:rsidRDefault="00B758DC">
      <w:r>
        <w:t>We have Kusburnu, good ahlat..</w:t>
      </w:r>
    </w:p>
    <w:p w14:paraId="538155BF" w14:textId="77777777" w:rsidR="00283816" w:rsidRDefault="00B758DC">
      <w:pPr>
        <w:rPr>
          <w:u w:val="single"/>
        </w:rPr>
      </w:pPr>
      <w:r>
        <w:t xml:space="preserve">What kind of wheat? Kunduru which is used for good bread flour. Now they use it for macaroni. We don’t plant it anymore, it is not too productive. We plant Rus </w:t>
      </w:r>
      <w:r>
        <w:lastRenderedPageBreak/>
        <w:t xml:space="preserve">Bugdayı. Is there any well irrigation here? No, experts say it is 100s of m. below..so we can’t use it. </w:t>
      </w:r>
      <w:r>
        <w:rPr>
          <w:u w:val="single"/>
        </w:rPr>
        <w:t>No onion, no sugar beet.</w:t>
      </w:r>
    </w:p>
    <w:p w14:paraId="23C36FE2" w14:textId="77777777" w:rsidR="00283816" w:rsidRDefault="00283816">
      <w:pPr>
        <w:rPr>
          <w:u w:val="single"/>
        </w:rPr>
      </w:pPr>
    </w:p>
    <w:p w14:paraId="1BA7EF5F" w14:textId="77777777" w:rsidR="00283816" w:rsidRDefault="00B758DC">
      <w:r>
        <w:rPr>
          <w:u w:val="single"/>
        </w:rPr>
        <w:t>This is however, very productive land, even without water.</w:t>
      </w:r>
      <w:r>
        <w:t xml:space="preserve"> There is coolness here, this soil is very productive. It is even better than that of SÖ.</w:t>
      </w:r>
    </w:p>
    <w:p w14:paraId="1496C0D1" w14:textId="77777777" w:rsidR="00283816" w:rsidRDefault="00B758DC">
      <w:r>
        <w:rPr>
          <w:u w:val="single"/>
        </w:rPr>
        <w:t>Productivity:</w:t>
      </w:r>
      <w:r>
        <w:t xml:space="preserve"> 1/10 teneke (1 teneke seed yields 10 teneke wheat) to  1/35, without irrigation.</w:t>
      </w:r>
    </w:p>
    <w:p w14:paraId="766FD954" w14:textId="77777777" w:rsidR="00283816" w:rsidRDefault="00B758DC">
      <w:r>
        <w:t>Of course, we work harder to prepare the land...Our tractor parts wear down in a shorter time than that of SÖ.. In one day, they do 50 d., we do 20 d.</w:t>
      </w:r>
    </w:p>
    <w:p w14:paraId="3BF16FB1" w14:textId="77777777" w:rsidR="00283816" w:rsidRDefault="00B758DC">
      <w:r>
        <w:t xml:space="preserve">In the past, we cleared the stones, now we clear them again...Harvesting is also very difficult. </w:t>
      </w:r>
    </w:p>
    <w:p w14:paraId="38569CAA" w14:textId="77777777" w:rsidR="00283816" w:rsidRDefault="00283816"/>
    <w:p w14:paraId="6DC4E48C" w14:textId="77777777" w:rsidR="00283816" w:rsidRDefault="00B758DC">
      <w:r>
        <w:t xml:space="preserve">Married man live with his parents, in the same courtyard. Of her 8 kids, only 1 son lives here. </w:t>
      </w:r>
    </w:p>
    <w:p w14:paraId="3580B0F1" w14:textId="77777777" w:rsidR="00283816" w:rsidRDefault="00B758DC">
      <w:r>
        <w:t xml:space="preserve">Do you have </w:t>
      </w:r>
      <w:r>
        <w:rPr>
          <w:u w:val="single"/>
        </w:rPr>
        <w:t>ovens</w:t>
      </w:r>
      <w:r>
        <w:t xml:space="preserve">? Yes, we had it..because my wife was from Çekirdeksiz, Bulgarian emigre..so she built one in the courtyard...because they make somun, you know. </w:t>
      </w:r>
    </w:p>
    <w:p w14:paraId="2510DE8D" w14:textId="77777777" w:rsidR="00283816" w:rsidRDefault="00B758DC">
      <w:pPr>
        <w:rPr>
          <w:i/>
        </w:rPr>
      </w:pPr>
      <w:r>
        <w:rPr>
          <w:b/>
        </w:rPr>
        <w:t>Archaeological implication</w:t>
      </w:r>
      <w:r>
        <w:t xml:space="preserve">: </w:t>
      </w:r>
      <w:r>
        <w:rPr>
          <w:i/>
        </w:rPr>
        <w:t>So, she introduced that oven to this village.</w:t>
      </w:r>
    </w:p>
    <w:p w14:paraId="13368843" w14:textId="77777777" w:rsidR="00283816" w:rsidRDefault="00283816"/>
    <w:p w14:paraId="2E163F4B" w14:textId="77777777" w:rsidR="00283816" w:rsidRDefault="00B758DC">
      <w:r>
        <w:tab/>
      </w:r>
      <w:r>
        <w:tab/>
      </w:r>
      <w:r>
        <w:tab/>
      </w:r>
      <w:r>
        <w:tab/>
        <w:t>-----------------------------------</w:t>
      </w:r>
    </w:p>
    <w:p w14:paraId="2686E8A1" w14:textId="77777777" w:rsidR="00283816" w:rsidRDefault="00283816"/>
    <w:p w14:paraId="20972DCD" w14:textId="77777777" w:rsidR="00283816" w:rsidRDefault="00283816"/>
    <w:p w14:paraId="62C4C59F" w14:textId="77777777" w:rsidR="00283816" w:rsidRDefault="00B758DC">
      <w:r>
        <w:t>15/9/95 Conversation with Recep Çoban (Fazlı Çoban’s son) -</w:t>
      </w:r>
    </w:p>
    <w:p w14:paraId="31DE4EC9" w14:textId="77777777" w:rsidR="00283816" w:rsidRDefault="00B758DC">
      <w:r>
        <w:t>Land is limited, so we have to find ways to produce more from the same amount, as our needs are more and risk of bad harvests is also high..(due to disease, hotter seasons, inadequate rain). Technology can intensify so much; but without favorable climatic conditions, and  growth season we cannot profit.</w:t>
      </w:r>
    </w:p>
    <w:p w14:paraId="38814FAF" w14:textId="77777777" w:rsidR="00283816" w:rsidRDefault="00B758DC">
      <w:r>
        <w:rPr>
          <w:b/>
        </w:rPr>
        <w:t xml:space="preserve">About herding </w:t>
      </w:r>
      <w:r>
        <w:t>- We have 1/3 less sheep &amp; goats than 1960’s. Reasons are:</w:t>
      </w:r>
    </w:p>
    <w:p w14:paraId="53DABE2C" w14:textId="77777777" w:rsidR="00283816" w:rsidRDefault="00B758DC">
      <w:r>
        <w:t>less grazing land, expensive feed, not high enough price of Merinos wool...</w:t>
      </w:r>
    </w:p>
    <w:p w14:paraId="09BE7069" w14:textId="77777777" w:rsidR="00283816" w:rsidRDefault="00B758DC">
      <w:r>
        <w:t>Even though we breed more Merinos, its wool is cheaper than Karaman; but Merinos lambs are heavier and its meat is more popular..</w:t>
      </w:r>
    </w:p>
    <w:p w14:paraId="69EB1820" w14:textId="77777777" w:rsidR="00283816" w:rsidRDefault="00B758DC">
      <w:pPr>
        <w:rPr>
          <w:b/>
        </w:rPr>
      </w:pPr>
      <w:r>
        <w:rPr>
          <w:b/>
        </w:rPr>
        <w:t>So, we should breed Merinos for meat, Karaman for wool....and find markets for Tiftik.</w:t>
      </w:r>
    </w:p>
    <w:p w14:paraId="7B09755D" w14:textId="77777777" w:rsidR="00283816" w:rsidRDefault="00283816">
      <w:pPr>
        <w:rPr>
          <w:b/>
        </w:rPr>
      </w:pPr>
    </w:p>
    <w:p w14:paraId="34E866A6" w14:textId="77777777" w:rsidR="00283816" w:rsidRDefault="00B758DC">
      <w:r>
        <w:rPr>
          <w:u w:val="single"/>
        </w:rPr>
        <w:t>Mixed farming</w:t>
      </w:r>
      <w:r>
        <w:t xml:space="preserve"> - Labor is critical. If members of family are cooperative, this is preferable, especially if they are jointly owners of land. Collective labor in production and processing..all efforts are put collectively; even though they hire labor for herding and farming, the core group of 6-8 people provide for a very good livelihood, with surplus. Labor is just as critical as water. </w:t>
      </w:r>
    </w:p>
    <w:p w14:paraId="52B6BD81" w14:textId="77777777" w:rsidR="00283816" w:rsidRDefault="00B758DC">
      <w:r>
        <w:t>Those who are just borderline are small families, or those who have separated from each other, and therefore not cooperating. Dogan family is one of the 5 most prosperous in the village.</w:t>
      </w:r>
    </w:p>
    <w:p w14:paraId="4790D77A" w14:textId="77777777" w:rsidR="00283816" w:rsidRDefault="00283816">
      <w:pPr>
        <w:rPr>
          <w:b/>
        </w:rPr>
      </w:pPr>
    </w:p>
    <w:p w14:paraId="1AA74674" w14:textId="77777777" w:rsidR="00283816" w:rsidRDefault="00283816">
      <w:pPr>
        <w:rPr>
          <w:b/>
        </w:rPr>
      </w:pPr>
    </w:p>
    <w:p w14:paraId="1E468F88" w14:textId="77777777" w:rsidR="00283816" w:rsidRDefault="00B758DC">
      <w:r>
        <w:t>25/9/95</w:t>
      </w:r>
    </w:p>
    <w:p w14:paraId="13FD2183" w14:textId="77777777" w:rsidR="00283816" w:rsidRDefault="00283816"/>
    <w:p w14:paraId="70FB4E8B" w14:textId="77777777" w:rsidR="00283816" w:rsidRDefault="00B758DC">
      <w:pPr>
        <w:rPr>
          <w:b/>
          <w:i/>
          <w:u w:val="single"/>
        </w:rPr>
      </w:pPr>
      <w:r>
        <w:rPr>
          <w:u w:val="single"/>
        </w:rPr>
        <w:t>Fall Activities in CY:</w:t>
      </w:r>
      <w:r>
        <w:t xml:space="preserve">  One of the activities is </w:t>
      </w:r>
      <w:r>
        <w:rPr>
          <w:b/>
        </w:rPr>
        <w:t>pickling vegetables.</w:t>
      </w:r>
      <w:r>
        <w:t xml:space="preserve">. and making </w:t>
      </w:r>
      <w:r>
        <w:rPr>
          <w:b/>
        </w:rPr>
        <w:t>vinegar</w:t>
      </w:r>
      <w:r>
        <w:t xml:space="preserve"> from grapes and small pears (ahlat). Salted water is added to grapes/ahlat, kept in plastic jars with lids. Stayes in the sun for ca. two months, </w:t>
      </w:r>
      <w:r>
        <w:lastRenderedPageBreak/>
        <w:t>and it gets sour..and added to the different vegetables-- tomatoes, cucumbers, lahana, carrots, aubergines, cauliflower....topped with parsley; lots of garlic added. Reason for Sept. is that this is the month for availability of all kinds of vegetables.</w:t>
      </w:r>
    </w:p>
    <w:p w14:paraId="74010DEC" w14:textId="77777777" w:rsidR="00283816" w:rsidRDefault="00283816">
      <w:pPr>
        <w:rPr>
          <w:b/>
          <w:u w:val="single"/>
        </w:rPr>
      </w:pPr>
    </w:p>
    <w:p w14:paraId="6780186F" w14:textId="77777777" w:rsidR="00283816" w:rsidRDefault="00283816">
      <w:pPr>
        <w:rPr>
          <w:b/>
          <w:u w:val="single"/>
        </w:rPr>
      </w:pPr>
    </w:p>
    <w:p w14:paraId="38364459" w14:textId="77777777" w:rsidR="00283816" w:rsidRDefault="00B758DC">
      <w:pPr>
        <w:rPr>
          <w:u w:val="single"/>
        </w:rPr>
      </w:pPr>
      <w:r>
        <w:rPr>
          <w:u w:val="single"/>
        </w:rPr>
        <w:tab/>
      </w:r>
    </w:p>
    <w:p w14:paraId="14E8E500" w14:textId="77777777" w:rsidR="00283816" w:rsidRDefault="00B758DC">
      <w:r>
        <w:rPr>
          <w:u w:val="single"/>
        </w:rPr>
        <w:t xml:space="preserve">ÇEKIRDEKSIZ Village: </w:t>
      </w:r>
      <w:r>
        <w:t xml:space="preserve"> Farming</w:t>
      </w:r>
    </w:p>
    <w:p w14:paraId="45A5DC3C" w14:textId="77777777" w:rsidR="00283816" w:rsidRDefault="00283816"/>
    <w:p w14:paraId="06FEBC39" w14:textId="77777777" w:rsidR="00283816" w:rsidRDefault="00B758DC">
      <w:r>
        <w:t>11/7/95</w:t>
      </w:r>
    </w:p>
    <w:p w14:paraId="758782B0" w14:textId="77777777" w:rsidR="00283816" w:rsidRDefault="00B758DC">
      <w:r>
        <w:t>Talk with Farmers from</w:t>
      </w:r>
      <w:r>
        <w:rPr>
          <w:u w:val="single"/>
        </w:rPr>
        <w:t xml:space="preserve"> Cekirdeksiz</w:t>
      </w:r>
      <w:r>
        <w:rPr>
          <w:b/>
        </w:rPr>
        <w:t>: Birol Ovalı and Abdullah Kayabası.</w:t>
      </w:r>
    </w:p>
    <w:p w14:paraId="6AAD8BAD" w14:textId="77777777" w:rsidR="00283816" w:rsidRDefault="00283816"/>
    <w:p w14:paraId="1ED461DD" w14:textId="77777777" w:rsidR="00283816" w:rsidRDefault="00B758DC">
      <w:r>
        <w:t>People from the neighboring village have bought land from YH. Altogether, ca. 1,200 dönüm..Our village is 100 HH, with about 650 people. But younger people are leaving, getting an education, going to Ankara, Polatlı etc..We came  from Selanik and Romania, in 1930’s. Ours is an immigrant village. Others came from Bulgaria in 1950’s. Some of our relatives went back to Thrace, Bursa, Edirne...because the soil here was not so great.</w:t>
      </w:r>
    </w:p>
    <w:p w14:paraId="54BB11FB" w14:textId="77777777" w:rsidR="00283816" w:rsidRDefault="00B758DC">
      <w:r>
        <w:t>Our village is very clean and orderly, compared to YH. It is an exemplary village. We make “somun” bread every day, not once a week like in YH.</w:t>
      </w:r>
    </w:p>
    <w:p w14:paraId="27ADBAF4" w14:textId="77777777" w:rsidR="00283816" w:rsidRDefault="00B758DC">
      <w:r>
        <w:rPr>
          <w:b/>
        </w:rPr>
        <w:t xml:space="preserve">Kıranharman </w:t>
      </w:r>
      <w:r>
        <w:t>is also made up of Bulgarian immigrants.</w:t>
      </w:r>
    </w:p>
    <w:p w14:paraId="4EE9E447" w14:textId="77777777" w:rsidR="00283816" w:rsidRDefault="00B758DC">
      <w:r>
        <w:t>At Cekirdeksiz, we had 600-700 cows.. Now, fewer. Also, we don’t have more than 1,000 sheep altogether. Herding is diminishing. People are also stealing</w:t>
      </w:r>
    </w:p>
    <w:p w14:paraId="7DE75620" w14:textId="77777777" w:rsidR="00283816" w:rsidRDefault="00B758DC">
      <w:pPr>
        <w:rPr>
          <w:b/>
        </w:rPr>
      </w:pPr>
      <w:r>
        <w:t xml:space="preserve">sheep here. Our village is a little higher. We have good water, it comes from mountains. YH has salty water. We mainly plant barley, wheat, sugar beet, peas and lentils...it is mostly dry farming, except for well irrigation for sugar beet. </w:t>
      </w:r>
      <w:r>
        <w:rPr>
          <w:b/>
        </w:rPr>
        <w:t>We don’t have as much land but our soil is much better than YH</w:t>
      </w:r>
      <w:r>
        <w:t xml:space="preserve">, </w:t>
      </w:r>
      <w:r>
        <w:rPr>
          <w:b/>
        </w:rPr>
        <w:t>so we have better yields: we get as much in dry farming as YH gets in irrigated land,</w:t>
      </w:r>
    </w:p>
    <w:p w14:paraId="2EDFFDC4" w14:textId="77777777" w:rsidR="00283816" w:rsidRDefault="00B758DC">
      <w:pPr>
        <w:rPr>
          <w:b/>
        </w:rPr>
      </w:pPr>
      <w:r>
        <w:rPr>
          <w:b/>
        </w:rPr>
        <w:t>ca. 300-350 kg/dönüm. YH has CORAK soil, we have sandy soil.. As for beets, YH gets 5-6tons/dönüm, we get over 10 tons. It is also a function of good farming--  we weed, we fertilize and prepare the soil very carefully...</w:t>
      </w:r>
    </w:p>
    <w:p w14:paraId="621710A8" w14:textId="77777777" w:rsidR="00283816" w:rsidRDefault="00B758DC">
      <w:r>
        <w:t>Ayaz family bought a lot of land from YH.. When you plough the land after the harvest, you have to do 3,4 different processes to prepare it for seeding--kazayagı, izgara. YH farmers also know these processes, but they don’t do it, or they can’t afford it.</w:t>
      </w:r>
    </w:p>
    <w:p w14:paraId="29E6EFAC" w14:textId="77777777" w:rsidR="00283816" w:rsidRDefault="00B758DC">
      <w:r>
        <w:rPr>
          <w:u w:val="single"/>
        </w:rPr>
        <w:t>Farming</w:t>
      </w:r>
      <w:r>
        <w:t xml:space="preserve">: </w:t>
      </w:r>
      <w:r>
        <w:rPr>
          <w:b/>
        </w:rPr>
        <w:t>Their farming area is more than YH, ca. 22,000 dekars...but they have very good irrigation, they have laid pipes for 5-6 km. underground to draw water from Sakarya for irrigation..</w:t>
      </w:r>
      <w:r>
        <w:t>.they bought land from YH....</w:t>
      </w:r>
    </w:p>
    <w:p w14:paraId="1B856FE1" w14:textId="77777777" w:rsidR="00283816" w:rsidRDefault="00B758DC">
      <w:r>
        <w:t>Their soil is more sandy and with more nutrients than YH,(it is reddish in color),  because they care for better tilling and NADAS...Generally a much wealthier village....</w:t>
      </w:r>
    </w:p>
    <w:p w14:paraId="6921CEC5" w14:textId="77777777" w:rsidR="00283816" w:rsidRDefault="00283816">
      <w:pPr>
        <w:rPr>
          <w:u w:val="single"/>
        </w:rPr>
      </w:pPr>
    </w:p>
    <w:p w14:paraId="51065912" w14:textId="77777777" w:rsidR="00283816" w:rsidRDefault="00283816">
      <w:pPr>
        <w:rPr>
          <w:u w:val="single"/>
        </w:rPr>
      </w:pPr>
    </w:p>
    <w:p w14:paraId="7B93EAE4" w14:textId="77777777" w:rsidR="00283816" w:rsidRDefault="00B758DC">
      <w:pPr>
        <w:rPr>
          <w:b/>
        </w:rPr>
      </w:pPr>
      <w:r>
        <w:rPr>
          <w:b/>
        </w:rPr>
        <w:t>QUESTIONS TO ASK AT NEARBY VILLAGES:</w:t>
      </w:r>
    </w:p>
    <w:p w14:paraId="74A7277C" w14:textId="77777777" w:rsidR="00283816" w:rsidRDefault="00283816">
      <w:pPr>
        <w:rPr>
          <w:b/>
        </w:rPr>
      </w:pPr>
    </w:p>
    <w:p w14:paraId="4BA2A739" w14:textId="77777777" w:rsidR="00283816" w:rsidRDefault="00B758DC">
      <w:pPr>
        <w:rPr>
          <w:b/>
        </w:rPr>
      </w:pPr>
      <w:r>
        <w:rPr>
          <w:b/>
        </w:rPr>
        <w:t>“The village studies should serve to provide illumination (by implication or by extrapolation direct or otherwise) of the archaeological situations defined by the artifacts, materials and information recovered on the excavations.....</w:t>
      </w:r>
    </w:p>
    <w:p w14:paraId="39F61431" w14:textId="77777777" w:rsidR="00283816" w:rsidRDefault="00B758DC">
      <w:pPr>
        <w:rPr>
          <w:b/>
        </w:rPr>
      </w:pPr>
      <w:r>
        <w:rPr>
          <w:b/>
        </w:rPr>
        <w:lastRenderedPageBreak/>
        <w:t>...theme selected is patterns of subsistence---</w:t>
      </w:r>
      <w:r>
        <w:rPr>
          <w:b/>
          <w:i/>
        </w:rPr>
        <w:t>land use patterns,  location of settlements in relation to resources, crop production, herding, household activities in relation to food use and storage of food production, activity areas and role of specific activity within domestic cycle...</w:t>
      </w:r>
    </w:p>
    <w:p w14:paraId="30717784" w14:textId="77777777" w:rsidR="00283816" w:rsidRDefault="00283816"/>
    <w:p w14:paraId="0C02C305" w14:textId="77777777" w:rsidR="00283816" w:rsidRDefault="00283816"/>
    <w:p w14:paraId="610055E8" w14:textId="77777777" w:rsidR="00283816" w:rsidRDefault="00B758DC">
      <w:r>
        <w:t>1. History of Settlement.  When established, ethnic composition?</w:t>
      </w:r>
    </w:p>
    <w:p w14:paraId="64EC7CDF" w14:textId="77777777" w:rsidR="00283816" w:rsidRDefault="00B758DC">
      <w:r>
        <w:t>2.No. of HH and population.</w:t>
      </w:r>
    </w:p>
    <w:p w14:paraId="5F7F5DD0" w14:textId="77777777" w:rsidR="00283816" w:rsidRDefault="00B758DC">
      <w:r>
        <w:t>3.location of settlement in relation to resources?</w:t>
      </w:r>
    </w:p>
    <w:p w14:paraId="343ED67F" w14:textId="77777777" w:rsidR="00283816" w:rsidRDefault="00B758DC">
      <w:r>
        <w:t>4. Total area of village land? Farmed land, grazing, village with gardens?</w:t>
      </w:r>
    </w:p>
    <w:p w14:paraId="69B7891F" w14:textId="77777777" w:rsidR="00283816" w:rsidRDefault="00B758DC">
      <w:r>
        <w:t>5. How much is irrigated, how much is dry farmed?</w:t>
      </w:r>
    </w:p>
    <w:p w14:paraId="411452F0" w14:textId="77777777" w:rsidR="00283816" w:rsidRDefault="00B758DC">
      <w:r>
        <w:t>6. Agriculture vs.. Pastoralism Relationship</w:t>
      </w:r>
    </w:p>
    <w:p w14:paraId="43BE9183" w14:textId="77777777" w:rsidR="00283816" w:rsidRDefault="00B758DC">
      <w:r>
        <w:tab/>
        <w:t>a. crops (subsistence and cash crops)</w:t>
      </w:r>
    </w:p>
    <w:p w14:paraId="00E11DA5" w14:textId="77777777" w:rsidR="00283816" w:rsidRDefault="00B758DC">
      <w:r>
        <w:tab/>
        <w:t xml:space="preserve">b. risk reduction strategies in unirrigated fields (scheduling, diversify </w:t>
      </w:r>
      <w:r>
        <w:tab/>
        <w:t xml:space="preserve">  </w:t>
      </w:r>
      <w:r>
        <w:tab/>
        <w:t xml:space="preserve">    crops..)</w:t>
      </w:r>
    </w:p>
    <w:p w14:paraId="573AE841" w14:textId="77777777" w:rsidR="00283816" w:rsidRDefault="00B758DC">
      <w:r>
        <w:tab/>
        <w:t>c. marketing</w:t>
      </w:r>
    </w:p>
    <w:p w14:paraId="09ECF0FE" w14:textId="77777777" w:rsidR="00283816" w:rsidRDefault="00B758DC">
      <w:r>
        <w:tab/>
        <w:t xml:space="preserve">d. agricultural productivity and pop. level in </w:t>
      </w:r>
      <w:r>
        <w:rPr>
          <w:u w:val="single"/>
        </w:rPr>
        <w:t xml:space="preserve">pre-tractor </w:t>
      </w:r>
      <w:r>
        <w:t xml:space="preserve">period, during </w:t>
      </w:r>
      <w:r>
        <w:tab/>
        <w:t xml:space="preserve">    late ‘30s and ‘40s? When was traditional farming abandoned?</w:t>
      </w:r>
    </w:p>
    <w:p w14:paraId="61E5E403" w14:textId="77777777" w:rsidR="00283816" w:rsidRDefault="00B758DC">
      <w:r>
        <w:tab/>
        <w:t>e. Traditional Rotation system? Year, dry fields, Irrigated fields?</w:t>
      </w:r>
    </w:p>
    <w:p w14:paraId="4B693994" w14:textId="77777777" w:rsidR="00283816" w:rsidRDefault="00B758DC">
      <w:r>
        <w:tab/>
      </w:r>
    </w:p>
    <w:p w14:paraId="1ED2D196" w14:textId="77777777" w:rsidR="00283816" w:rsidRDefault="00B758DC">
      <w:r>
        <w:t>Pop. Human foods, cash products, land holdings in ‘30s &amp; ‘40s?</w:t>
      </w:r>
    </w:p>
    <w:p w14:paraId="18BF33C6" w14:textId="77777777" w:rsidR="00283816" w:rsidRDefault="00B758DC">
      <w:r>
        <w:tab/>
        <w:t>f.  total herd size? no. of sheep, goats, cows?</w:t>
      </w:r>
    </w:p>
    <w:p w14:paraId="7A31E2F5" w14:textId="77777777" w:rsidR="00283816" w:rsidRDefault="00B758DC">
      <w:r>
        <w:tab/>
        <w:t xml:space="preserve">g   is there optimum grazing  and which seasons? How much feed </w:t>
      </w:r>
      <w:r>
        <w:tab/>
        <w:t xml:space="preserve"> </w:t>
      </w:r>
      <w:r>
        <w:tab/>
        <w:t xml:space="preserve">     given?</w:t>
      </w:r>
    </w:p>
    <w:p w14:paraId="66DCBB66" w14:textId="77777777" w:rsidR="00283816" w:rsidRDefault="00B758DC">
      <w:r>
        <w:tab/>
        <w:t>h.  birthing/year? butchering %? (fill out table)</w:t>
      </w:r>
    </w:p>
    <w:p w14:paraId="3D0E358F" w14:textId="77777777" w:rsidR="00283816" w:rsidRDefault="00B758DC">
      <w:r>
        <w:tab/>
        <w:t>i.  by- products: wool, milk, meat; how economical?</w:t>
      </w:r>
    </w:p>
    <w:p w14:paraId="6529924D" w14:textId="77777777" w:rsidR="00283816" w:rsidRDefault="00B758DC">
      <w:r>
        <w:t>7. Production/Consumption Figures / HH  (fill out table)</w:t>
      </w:r>
    </w:p>
    <w:p w14:paraId="06DE8EA2" w14:textId="77777777" w:rsidR="00283816" w:rsidRDefault="00283816"/>
    <w:p w14:paraId="23129D97" w14:textId="77777777" w:rsidR="00283816" w:rsidRDefault="00B758DC">
      <w:r>
        <w:rPr>
          <w:u w:val="single"/>
        </w:rPr>
        <w:t>Also Investigate</w:t>
      </w:r>
      <w:r>
        <w:t>: Use of Space Within and Outside of House Compounds -</w:t>
      </w:r>
    </w:p>
    <w:p w14:paraId="1C34814D" w14:textId="77777777" w:rsidR="00283816" w:rsidRDefault="00B758DC">
      <w:r>
        <w:tab/>
        <w:t>1. Cooking and Storage facilities</w:t>
      </w:r>
    </w:p>
    <w:p w14:paraId="2551197A" w14:textId="77777777" w:rsidR="00283816" w:rsidRDefault="00B758DC">
      <w:r>
        <w:tab/>
        <w:t>2. Kitchen bins</w:t>
      </w:r>
    </w:p>
    <w:p w14:paraId="334B2122" w14:textId="77777777" w:rsidR="00283816" w:rsidRDefault="00B758DC">
      <w:r>
        <w:tab/>
        <w:t>3. Hearths and Ovens (Inside and outside)</w:t>
      </w:r>
    </w:p>
    <w:p w14:paraId="6442D796" w14:textId="77777777" w:rsidR="00283816" w:rsidRDefault="00B758DC">
      <w:r>
        <w:tab/>
        <w:t>4. stables, sheepfolds, hay storage etc......</w:t>
      </w:r>
    </w:p>
    <w:p w14:paraId="73558535" w14:textId="77777777" w:rsidR="00283816" w:rsidRDefault="00283816">
      <w:pPr>
        <w:rPr>
          <w:b/>
        </w:rPr>
      </w:pPr>
    </w:p>
    <w:p w14:paraId="32E43BCA" w14:textId="77777777" w:rsidR="00283816" w:rsidRDefault="00283816">
      <w:pPr>
        <w:rPr>
          <w:b/>
        </w:rPr>
      </w:pPr>
    </w:p>
    <w:p w14:paraId="78D67FD5" w14:textId="77777777" w:rsidR="00283816" w:rsidRDefault="00283816">
      <w:pPr>
        <w:rPr>
          <w:b/>
        </w:rPr>
      </w:pPr>
    </w:p>
    <w:p w14:paraId="57F30B35" w14:textId="77777777" w:rsidR="00283816" w:rsidRDefault="00283816">
      <w:pPr>
        <w:rPr>
          <w:b/>
        </w:rPr>
      </w:pPr>
    </w:p>
    <w:p w14:paraId="2201E1C6" w14:textId="77777777" w:rsidR="00283816" w:rsidRDefault="00B758DC">
      <w:r>
        <w:rPr>
          <w:b/>
        </w:rPr>
        <w:t>Interviews at Ilçe Tarım Md. - Polatlı</w:t>
      </w:r>
      <w:r>
        <w:rPr>
          <w:b/>
        </w:rPr>
        <w:tab/>
      </w:r>
      <w:r>
        <w:rPr>
          <w:b/>
        </w:rPr>
        <w:tab/>
      </w:r>
      <w:r>
        <w:rPr>
          <w:b/>
        </w:rPr>
        <w:tab/>
      </w:r>
      <w:r>
        <w:t>Oct-Nov. 1996</w:t>
      </w:r>
    </w:p>
    <w:p w14:paraId="3D3F2386" w14:textId="77777777" w:rsidR="00283816" w:rsidRDefault="00283816"/>
    <w:p w14:paraId="3A42A72B" w14:textId="77777777" w:rsidR="00283816" w:rsidRDefault="00B758DC">
      <w:r>
        <w:rPr>
          <w:i/>
        </w:rPr>
        <w:t xml:space="preserve">History of Settlement and Land Use </w:t>
      </w:r>
      <w:r>
        <w:t xml:space="preserve"> -  Yassıhöyük village is located at the edge of the  former floodplain  of the Sakarya river, in west central Turkey. Extending over the ancient settlement and surrounded by burial mounds or "tumuli", the village  includes good arable  land and covers an area of nearly 2,500 hectares (ha.) (village area is about 2.5 ha.). YH is one of The ethnic composition of the original village is Turkoman farmers, a group of seven families who settled in Kısla district in 1890's , three km. north of the present village. The village moved to its present locality in early 1920's, due to the flooding of the river which killed crops and caused malaria. Initially, the optimum grazing land near the village was shared with sheep and goatherders coming from the mountainous Bolu </w:t>
      </w:r>
      <w:r>
        <w:lastRenderedPageBreak/>
        <w:t xml:space="preserve">region (about 120 km. to the north). The interaction between the village farmers and sheepherders resulted in an exchange of hired labor for grazing land . The village population gradually grew to include 60 HH, more people arriving from Bolu, Sivrihisar (Eskisehir) and Beypazari (Ankara ), in addition to groups of ethnic Turks from Bulgaria, Yugoslavia, Romania, as part of the settlement policy of the newly forming Turkish State between the 1930 and 1950's. At present, Yassihöyük is the smallest village, with 412 people, among the four villages which are near to it. </w:t>
      </w:r>
    </w:p>
    <w:p w14:paraId="2A13EE25" w14:textId="77777777" w:rsidR="00283816" w:rsidRDefault="00B758DC">
      <w:r>
        <w:tab/>
        <w:t xml:space="preserve">In 1933 fifty hectares of farmed land was owned by 17 HH. Clearing land and canal irrigation continued at a rapid rate until 1953 when 1,000 ha. of land was under cultivation with wheat, barley, lentils, chick peas, rice and flax. With land reforms of 1952 and 1994 an attempt was made to equalize land ownership among the villagers . However, each HH got several small land plots, of a varied size and soil quality, and randomly distributed in different areas. The number of HH continued to increase until it reached 100 HH by mid-1980's, (presently, 80 HH), with the concomitant expansion of the cultivated land which reached 1,600 ha. while  field size/HH shrank. </w:t>
      </w:r>
    </w:p>
    <w:p w14:paraId="59A3CCE5" w14:textId="77777777" w:rsidR="00283816" w:rsidRDefault="00283816">
      <w:pPr>
        <w:rPr>
          <w:u w:val="single"/>
        </w:rPr>
      </w:pPr>
    </w:p>
    <w:p w14:paraId="7BF843A8" w14:textId="77777777" w:rsidR="00283816" w:rsidRDefault="00283816"/>
    <w:p w14:paraId="7E487565" w14:textId="77777777" w:rsidR="00283816" w:rsidRDefault="00283816"/>
    <w:p w14:paraId="3CCC9D27" w14:textId="77777777" w:rsidR="00283816" w:rsidRDefault="00283816"/>
    <w:p w14:paraId="10B5A595" w14:textId="77777777" w:rsidR="00283816" w:rsidRDefault="00283816"/>
    <w:p w14:paraId="239DF263" w14:textId="77777777" w:rsidR="00283816" w:rsidRDefault="00283816"/>
    <w:p w14:paraId="7D688EB6" w14:textId="77777777" w:rsidR="00283816" w:rsidRDefault="00283816"/>
    <w:p w14:paraId="2F37D8A6" w14:textId="77777777" w:rsidR="00283816" w:rsidRDefault="00B758DC">
      <w:pPr>
        <w:rPr>
          <w:position w:val="-4"/>
        </w:rPr>
      </w:pPr>
      <w:r>
        <w:rPr>
          <w:position w:val="-4"/>
        </w:rPr>
        <w:t xml:space="preserve">Fifty years ago herding was practised on a much larger scale because it was very arduous to till the soil with the available plough. So, it was easier to engage in herding even though it was not very profitable. Grazing land was larger and larger herds were kept-- 500 sheep would yield 300 lambs, 150-200 would be sold, adding 100 sheep to the herd and providing feed and other needs for the family (pers. comm. Oct.’95, Hüdai bey). </w:t>
      </w:r>
    </w:p>
    <w:p w14:paraId="0C7F2DF4" w14:textId="77777777" w:rsidR="00283816" w:rsidRDefault="00B758DC">
      <w:pPr>
        <w:rPr>
          <w:position w:val="-4"/>
        </w:rPr>
      </w:pPr>
      <w:r>
        <w:rPr>
          <w:position w:val="-4"/>
        </w:rPr>
        <w:t>What about improving grazing areas? Would that increase herding?</w:t>
      </w:r>
    </w:p>
    <w:p w14:paraId="06128E5C" w14:textId="77777777" w:rsidR="00283816" w:rsidRDefault="00B758DC">
      <w:pPr>
        <w:rPr>
          <w:position w:val="-4"/>
        </w:rPr>
      </w:pPr>
      <w:r>
        <w:rPr>
          <w:position w:val="-4"/>
        </w:rPr>
        <w:t xml:space="preserve">“If natural grasses are allowed to regenerate, we might be able to maintain and perhaps increase herds, even though we cannot reach the numbers that we had 50 years ago.”(Hüdai). </w:t>
      </w:r>
      <w:r>
        <w:rPr>
          <w:position w:val="-4"/>
          <w:u w:val="single"/>
        </w:rPr>
        <w:t xml:space="preserve">But it is not only the decrease of grazing land but also unplanned clearance for farmland which hinders herds, ie. they cannot move in a straight route during grazing. </w:t>
      </w:r>
    </w:p>
    <w:p w14:paraId="10EC130D" w14:textId="77777777" w:rsidR="00283816" w:rsidRDefault="00B758DC">
      <w:pPr>
        <w:rPr>
          <w:position w:val="-4"/>
        </w:rPr>
      </w:pPr>
      <w:r>
        <w:rPr>
          <w:position w:val="-4"/>
        </w:rPr>
        <w:t xml:space="preserve">About animal fertilizer and “tezek”,  by-products which are important aspects of </w:t>
      </w:r>
      <w:r>
        <w:rPr>
          <w:b/>
          <w:position w:val="-4"/>
        </w:rPr>
        <w:t>symbiosis between farmer and herder...</w:t>
      </w:r>
      <w:r>
        <w:rPr>
          <w:position w:val="-4"/>
        </w:rPr>
        <w:t>From standpoint of feeding herds, going into “anız” is, in turn, very nourishing. Also, herds “</w:t>
      </w:r>
      <w:r>
        <w:rPr>
          <w:b/>
          <w:position w:val="-4"/>
        </w:rPr>
        <w:t>harrow</w:t>
      </w:r>
      <w:r>
        <w:rPr>
          <w:position w:val="-4"/>
        </w:rPr>
        <w:t xml:space="preserve">” the land with their nails during  grazing. </w:t>
      </w:r>
    </w:p>
    <w:p w14:paraId="4BA392F8" w14:textId="77777777" w:rsidR="00283816" w:rsidRDefault="00B758DC">
      <w:pPr>
        <w:rPr>
          <w:position w:val="-4"/>
        </w:rPr>
      </w:pPr>
      <w:r>
        <w:rPr>
          <w:position w:val="-4"/>
        </w:rPr>
        <w:t xml:space="preserve">“Nadas” fields have a lot of good grass which also provides nutrition for the herds, especially in spring. </w:t>
      </w:r>
    </w:p>
    <w:p w14:paraId="5D4A053D" w14:textId="77777777" w:rsidR="00283816" w:rsidRDefault="00B758DC">
      <w:pPr>
        <w:rPr>
          <w:b/>
          <w:position w:val="-4"/>
        </w:rPr>
      </w:pPr>
      <w:r>
        <w:rPr>
          <w:position w:val="-4"/>
        </w:rPr>
        <w:t xml:space="preserve">What strategies were used during pre-tractor times for the two to “feed” each other? </w:t>
      </w:r>
      <w:r>
        <w:rPr>
          <w:position w:val="-4"/>
          <w:u w:val="single"/>
        </w:rPr>
        <w:t>Little farming, a lot of herding.</w:t>
      </w:r>
      <w:r>
        <w:rPr>
          <w:position w:val="-4"/>
        </w:rPr>
        <w:t xml:space="preserve"> </w:t>
      </w:r>
      <w:r>
        <w:rPr>
          <w:b/>
          <w:position w:val="-4"/>
        </w:rPr>
        <w:t>Diet was based largely on animal products (it is the opposite now).</w:t>
      </w:r>
    </w:p>
    <w:p w14:paraId="7BB7EA7F" w14:textId="77777777" w:rsidR="00283816" w:rsidRDefault="00283816">
      <w:pPr>
        <w:rPr>
          <w:position w:val="-4"/>
        </w:rPr>
      </w:pPr>
    </w:p>
    <w:p w14:paraId="59ABF535" w14:textId="77777777" w:rsidR="00283816" w:rsidRDefault="00283816">
      <w:pPr>
        <w:rPr>
          <w:position w:val="-4"/>
        </w:rPr>
      </w:pPr>
    </w:p>
    <w:p w14:paraId="34EAE1D3" w14:textId="77777777" w:rsidR="00283816" w:rsidRDefault="00283816">
      <w:pPr>
        <w:rPr>
          <w:position w:val="-4"/>
        </w:rPr>
      </w:pPr>
    </w:p>
    <w:p w14:paraId="31E620E3" w14:textId="77777777" w:rsidR="00283816" w:rsidRDefault="00B758DC">
      <w:pPr>
        <w:rPr>
          <w:sz w:val="20"/>
        </w:rPr>
      </w:pPr>
      <w:r>
        <w:rPr>
          <w:position w:val="6"/>
          <w:sz w:val="20"/>
        </w:rPr>
        <w:lastRenderedPageBreak/>
        <w:t xml:space="preserve">2 </w:t>
      </w:r>
      <w:r>
        <w:rPr>
          <w:sz w:val="20"/>
        </w:rPr>
        <w:t xml:space="preserve">For ex. 100 sheep eat 6.5 tons of barley in one winter. If you can’t give that you can’t keep them...plus hay (10 cartfuls) plus lambs feed (for 50 lambs, 1,500 kg. of feed). Very expensive.. </w:t>
      </w:r>
    </w:p>
    <w:p w14:paraId="64887802" w14:textId="77777777" w:rsidR="00283816" w:rsidRDefault="00B758DC">
      <w:pPr>
        <w:rPr>
          <w:sz w:val="20"/>
        </w:rPr>
      </w:pPr>
      <w:r>
        <w:rPr>
          <w:position w:val="6"/>
          <w:sz w:val="20"/>
        </w:rPr>
        <w:t>3</w:t>
      </w:r>
      <w:r>
        <w:rPr>
          <w:sz w:val="20"/>
        </w:rPr>
        <w:t xml:space="preserve"> About 25 years ago at YH, major subsistence was based on herding..now, 1,800-2,000. Because since 1958 modern farming equipment  and water from Sakarya was accessible, farming became important. So, herding became secondary. </w:t>
      </w:r>
      <w:r>
        <w:rPr>
          <w:sz w:val="20"/>
          <w:u w:val="single"/>
        </w:rPr>
        <w:t>A new cycle of breeding</w:t>
      </w:r>
      <w:r>
        <w:rPr>
          <w:sz w:val="20"/>
        </w:rPr>
        <w:t xml:space="preserve"> sheep and goats is starting, because it is very profitable--meat and milk especially (pers. comm: Hüdai, Nov. 1995).</w:t>
      </w:r>
    </w:p>
    <w:p w14:paraId="6270D2DF" w14:textId="77777777" w:rsidR="00283816" w:rsidRDefault="00B758DC">
      <w:pPr>
        <w:rPr>
          <w:i/>
          <w:sz w:val="20"/>
        </w:rPr>
      </w:pPr>
      <w:r>
        <w:rPr>
          <w:position w:val="6"/>
          <w:sz w:val="20"/>
        </w:rPr>
        <w:t xml:space="preserve">4 </w:t>
      </w:r>
      <w:r>
        <w:rPr>
          <w:i/>
          <w:sz w:val="20"/>
        </w:rPr>
        <w:t>The main grazing area, Kızıllı Plateau, used to belong to the village of YH. This land  has been gradually absorbed by ÇK village,  since 1950’s.</w:t>
      </w:r>
    </w:p>
    <w:p w14:paraId="1D568F4E" w14:textId="77777777" w:rsidR="00283816" w:rsidRDefault="00283816">
      <w:pPr>
        <w:rPr>
          <w:sz w:val="20"/>
        </w:rPr>
      </w:pPr>
    </w:p>
    <w:p w14:paraId="1CC45218" w14:textId="77777777" w:rsidR="00283816" w:rsidRDefault="00283816">
      <w:pPr>
        <w:rPr>
          <w:position w:val="-4"/>
        </w:rPr>
      </w:pPr>
    </w:p>
    <w:p w14:paraId="328E2362" w14:textId="77777777" w:rsidR="00283816" w:rsidRDefault="00B758DC">
      <w:pPr>
        <w:rPr>
          <w:position w:val="-4"/>
        </w:rPr>
      </w:pPr>
      <w:r>
        <w:rPr>
          <w:position w:val="-4"/>
        </w:rPr>
        <w:t xml:space="preserve"> Farming...(Atilla bey from Ilçe Tarım, Polatlı)..</w:t>
      </w:r>
    </w:p>
    <w:p w14:paraId="11F03714" w14:textId="77777777" w:rsidR="00283816" w:rsidRDefault="00283816">
      <w:pPr>
        <w:rPr>
          <w:position w:val="-4"/>
        </w:rPr>
      </w:pPr>
    </w:p>
    <w:p w14:paraId="477DB0E3" w14:textId="77777777" w:rsidR="00283816" w:rsidRDefault="00B758DC">
      <w:pPr>
        <w:rPr>
          <w:b/>
          <w:i/>
          <w:position w:val="-4"/>
        </w:rPr>
      </w:pPr>
      <w:r>
        <w:rPr>
          <w:position w:val="-4"/>
        </w:rPr>
        <w:t>Dry farming techniques during pre-tractor times: given that technology was primitive (kara saban), area ploughed/day was 3-4 dekar. Tractor and pulluk increases it to 50-60 dekars. Fertilizer. Higher yielding crops...better preparation of soil...</w:t>
      </w:r>
      <w:r>
        <w:rPr>
          <w:i/>
          <w:position w:val="-4"/>
        </w:rPr>
        <w:t xml:space="preserve">.Fallowing System: In regions which are lower in rainfall than 470 mm. (Polatlı is 270 mm. 50-year mean rainfall), </w:t>
      </w:r>
      <w:r>
        <w:rPr>
          <w:b/>
          <w:i/>
          <w:position w:val="-4"/>
        </w:rPr>
        <w:t>one-year NADAS, one-year crop alternation was practised in the past. Nadas allows 2-year water absorption for one crop, (as we get 1/2 amount of rain/year, necessary  for crops. ) Crops were local: wheat (Polatlı kösesi, sülhak, topbas--all used for bread-- these were local). Kunduru was used for macaroni--hard wheat.</w:t>
      </w:r>
      <w:r>
        <w:rPr>
          <w:i/>
          <w:position w:val="-4"/>
        </w:rPr>
        <w:t>. Present strategy is to diversify crops, legumes (chickpea, lentil, bean, cumin -- growth period is 5 months--  and irrigated cash crops ..</w:t>
      </w:r>
      <w:r>
        <w:rPr>
          <w:b/>
          <w:i/>
          <w:position w:val="-4"/>
        </w:rPr>
        <w:t>these took the place of NADAS, but it is not good for the soil, even cumin draws   water.</w:t>
      </w:r>
      <w:r>
        <w:rPr>
          <w:i/>
          <w:position w:val="-4"/>
        </w:rPr>
        <w:t>.but it is an economical necessity for the farmer, short-term gain.</w:t>
      </w:r>
      <w:r>
        <w:rPr>
          <w:b/>
          <w:i/>
          <w:position w:val="-4"/>
        </w:rPr>
        <w:t>Therefore, short-term gain sacrifices long-term gain...</w:t>
      </w:r>
    </w:p>
    <w:p w14:paraId="3BF7DE44" w14:textId="77777777" w:rsidR="00283816" w:rsidRDefault="00B758DC">
      <w:pPr>
        <w:rPr>
          <w:i/>
          <w:position w:val="-4"/>
        </w:rPr>
      </w:pPr>
      <w:r>
        <w:rPr>
          <w:i/>
          <w:position w:val="-4"/>
        </w:rPr>
        <w:t>What the farmer should do is to divide up his land between (a) crops and (b) nadas.. bostan, cumin, nadas...after it is harvested, one will see that nadas field will give better cereals yield than field with bostan and cumin....</w:t>
      </w:r>
    </w:p>
    <w:p w14:paraId="2F169C76" w14:textId="77777777" w:rsidR="00283816" w:rsidRDefault="00B758DC">
      <w:pPr>
        <w:rPr>
          <w:position w:val="-4"/>
        </w:rPr>
      </w:pPr>
      <w:r>
        <w:rPr>
          <w:i/>
          <w:position w:val="-4"/>
        </w:rPr>
        <w:t>Oats and rye were also grown for animals.. after ‘60s farm animals became rare, so these crops stopped.</w:t>
      </w:r>
      <w:r>
        <w:rPr>
          <w:position w:val="-4"/>
        </w:rPr>
        <w:t xml:space="preserve"> Herds, then, were in major part, grazed...</w:t>
      </w:r>
    </w:p>
    <w:p w14:paraId="117D38D5" w14:textId="77777777" w:rsidR="00283816" w:rsidRDefault="00B758DC">
      <w:pPr>
        <w:rPr>
          <w:position w:val="-4"/>
        </w:rPr>
      </w:pPr>
      <w:r>
        <w:rPr>
          <w:position w:val="-4"/>
          <w:u w:val="single"/>
        </w:rPr>
        <w:t>Productivity:</w:t>
      </w:r>
      <w:r>
        <w:rPr>
          <w:position w:val="-4"/>
        </w:rPr>
        <w:t xml:space="preserve">  In the past, local wheat prod. was 1: 3 teneke; now bezostaya</w:t>
      </w:r>
    </w:p>
    <w:p w14:paraId="0BF9EE51" w14:textId="77777777" w:rsidR="00283816" w:rsidRDefault="00B758DC">
      <w:pPr>
        <w:rPr>
          <w:position w:val="-4"/>
        </w:rPr>
      </w:pPr>
      <w:r>
        <w:rPr>
          <w:position w:val="-4"/>
        </w:rPr>
        <w:t xml:space="preserve">(Russian wheat) yields 1:10-15 </w:t>
      </w:r>
      <w:r>
        <w:rPr>
          <w:position w:val="-4"/>
          <w:u w:val="single"/>
        </w:rPr>
        <w:t>but the latter has less protein</w:t>
      </w:r>
      <w:r>
        <w:rPr>
          <w:position w:val="-4"/>
        </w:rPr>
        <w:t xml:space="preserve">. </w:t>
      </w:r>
    </w:p>
    <w:p w14:paraId="0E384FFA" w14:textId="77777777" w:rsidR="00283816" w:rsidRDefault="00B758DC">
      <w:pPr>
        <w:rPr>
          <w:position w:val="-4"/>
        </w:rPr>
      </w:pPr>
      <w:r>
        <w:rPr>
          <w:position w:val="-4"/>
        </w:rPr>
        <w:t>Bakliyat (legumes), cumin, even cereals were planted for family subsistence, 40 years ago...with dry farming, in April..does not coincide with cereals, (growth period is 150 days.)</w:t>
      </w:r>
    </w:p>
    <w:p w14:paraId="2160E64A" w14:textId="77777777" w:rsidR="00283816" w:rsidRDefault="00B758DC">
      <w:pPr>
        <w:rPr>
          <w:b/>
          <w:position w:val="-4"/>
        </w:rPr>
      </w:pPr>
      <w:r>
        <w:rPr>
          <w:b/>
          <w:position w:val="-4"/>
        </w:rPr>
        <w:t>A land of 15-20 dekar was sufficient for a family AND FOR exchange with other crops within or between villages...</w:t>
      </w:r>
    </w:p>
    <w:p w14:paraId="1D6F6EC4" w14:textId="77777777" w:rsidR="00283816" w:rsidRDefault="00283816">
      <w:pPr>
        <w:rPr>
          <w:b/>
          <w:i/>
          <w:position w:val="-4"/>
        </w:rPr>
      </w:pPr>
    </w:p>
    <w:p w14:paraId="56F90C6D" w14:textId="77777777" w:rsidR="00283816" w:rsidRDefault="00B758DC">
      <w:pPr>
        <w:rPr>
          <w:b/>
          <w:position w:val="-4"/>
        </w:rPr>
      </w:pPr>
      <w:r>
        <w:rPr>
          <w:b/>
          <w:position w:val="-4"/>
        </w:rPr>
        <w:t>WHEN POP. RISES, WHAT ARE THE STRATEGIES TO INCREASE YIELD?</w:t>
      </w:r>
    </w:p>
    <w:p w14:paraId="2B5E866B" w14:textId="77777777" w:rsidR="00283816" w:rsidRDefault="00B758DC">
      <w:pPr>
        <w:rPr>
          <w:b/>
          <w:position w:val="-4"/>
        </w:rPr>
      </w:pPr>
      <w:r>
        <w:rPr>
          <w:b/>
          <w:position w:val="-4"/>
        </w:rPr>
        <w:t>(1) NADAS, (2) EXPAND WATER RESOURCES, (3) EXPAND FARMLAND,</w:t>
      </w:r>
      <w:r>
        <w:rPr>
          <w:position w:val="-4"/>
        </w:rPr>
        <w:t xml:space="preserve"> by taking over grazing land, (4) </w:t>
      </w:r>
      <w:r>
        <w:rPr>
          <w:b/>
          <w:position w:val="-4"/>
        </w:rPr>
        <w:t xml:space="preserve">CASH CROPS </w:t>
      </w:r>
    </w:p>
    <w:p w14:paraId="64578206" w14:textId="77777777" w:rsidR="00283816" w:rsidRDefault="00B758DC">
      <w:pPr>
        <w:rPr>
          <w:b/>
          <w:position w:val="-4"/>
        </w:rPr>
      </w:pPr>
      <w:r>
        <w:rPr>
          <w:b/>
          <w:position w:val="-4"/>
        </w:rPr>
        <w:t>Polatlı was a village until 1926...attached to Haymana and Sivrihisar..Pop. increased due to birth and immigrants from outside..Polatlı ECONOMY IS ALSO BASED 80% ON agriculture and animal husbandry..</w:t>
      </w:r>
    </w:p>
    <w:p w14:paraId="0C240124" w14:textId="77777777" w:rsidR="00283816" w:rsidRDefault="00B758DC">
      <w:pPr>
        <w:rPr>
          <w:position w:val="-4"/>
        </w:rPr>
      </w:pPr>
      <w:r>
        <w:rPr>
          <w:b/>
          <w:position w:val="-4"/>
        </w:rPr>
        <w:t>Productivity increased by 5-10 times</w:t>
      </w:r>
      <w:r>
        <w:rPr>
          <w:position w:val="-4"/>
        </w:rPr>
        <w:t xml:space="preserve"> due to: (a) technology, (b) selecting for more productive crops, (c) fertilizer, (d) preparing the soil better...(e) producing summer crops for cash</w:t>
      </w:r>
    </w:p>
    <w:p w14:paraId="5C4C7733" w14:textId="77777777" w:rsidR="00283816" w:rsidRDefault="00B758DC">
      <w:pPr>
        <w:rPr>
          <w:position w:val="-4"/>
          <w:u w:val="single"/>
        </w:rPr>
      </w:pPr>
      <w:r>
        <w:rPr>
          <w:position w:val="-4"/>
        </w:rPr>
        <w:t xml:space="preserve">In the past,  crops was for subsistence, not for profit. </w:t>
      </w:r>
      <w:r>
        <w:rPr>
          <w:position w:val="-4"/>
          <w:u w:val="single"/>
        </w:rPr>
        <w:t xml:space="preserve">Someone with 50 dekar was called “agha”. </w:t>
      </w:r>
    </w:p>
    <w:p w14:paraId="7C85D769" w14:textId="77777777" w:rsidR="00283816" w:rsidRDefault="00283816">
      <w:pPr>
        <w:rPr>
          <w:position w:val="-4"/>
        </w:rPr>
      </w:pPr>
    </w:p>
    <w:p w14:paraId="35A5C8F6" w14:textId="77777777" w:rsidR="00283816" w:rsidRDefault="00B758DC">
      <w:pPr>
        <w:rPr>
          <w:position w:val="-4"/>
        </w:rPr>
      </w:pPr>
      <w:r>
        <w:rPr>
          <w:position w:val="-4"/>
        </w:rPr>
        <w:t xml:space="preserve">Dry farming around Polatlı:  is </w:t>
      </w:r>
      <w:r>
        <w:rPr>
          <w:b/>
          <w:position w:val="-4"/>
        </w:rPr>
        <w:t>2, 700,000 dönümlük</w:t>
      </w:r>
      <w:r>
        <w:rPr>
          <w:position w:val="-4"/>
        </w:rPr>
        <w:t xml:space="preserve"> alan; of this, 1,250,000 d. is for wheat (%46 of total); 550,000d. for barley (20%) ; 12,000d. (.5%) for rye; 45,000d. oats.(1.7%);. 25,000d. lentils.(1%) Total: 69%..(</w:t>
      </w:r>
      <w:r>
        <w:rPr>
          <w:position w:val="-4"/>
          <w:u w:val="single"/>
        </w:rPr>
        <w:t>So, of the total,almost 2/3 is dry-farming)</w:t>
      </w:r>
      <w:r>
        <w:rPr>
          <w:position w:val="-4"/>
        </w:rPr>
        <w:t>.</w:t>
      </w:r>
    </w:p>
    <w:p w14:paraId="341B5BE9" w14:textId="77777777" w:rsidR="00283816" w:rsidRDefault="00B758DC">
      <w:pPr>
        <w:rPr>
          <w:b/>
          <w:position w:val="-4"/>
          <w:u w:val="single"/>
        </w:rPr>
      </w:pPr>
      <w:r>
        <w:rPr>
          <w:position w:val="-4"/>
        </w:rPr>
        <w:t>How does a farmer reduce risk?  In the past, the farmer used to take precaution against bad conditions, evil-eye, destructive worms  etc..by magic and other actions supported by beliefs..iyi toprak serpmek, “urgan” atmak etc...Since 1960’s we are trying to fight against worms by herbicides...</w:t>
      </w:r>
    </w:p>
    <w:p w14:paraId="18A1CB9E" w14:textId="77777777" w:rsidR="00283816" w:rsidRDefault="00B758DC">
      <w:pPr>
        <w:rPr>
          <w:b/>
        </w:rPr>
      </w:pPr>
      <w:r>
        <w:rPr>
          <w:b/>
        </w:rPr>
        <w:t>How about crop alternation for guarantee against bad surprises?</w:t>
      </w:r>
    </w:p>
    <w:p w14:paraId="120D3B4D" w14:textId="77777777" w:rsidR="00283816" w:rsidRDefault="00B758DC">
      <w:pPr>
        <w:rPr>
          <w:u w:val="single"/>
        </w:rPr>
      </w:pPr>
      <w:r>
        <w:t>Yes, they had chickens, sheep, and in addition planted different crops, vegetables, “combine” ziraatçilik vardı... Same farmer  did agriculture and animal husbandry...One made up for the other...</w:t>
      </w:r>
      <w:r>
        <w:rPr>
          <w:u w:val="single"/>
        </w:rPr>
        <w:t>Simdi bu denge bozuldu.</w:t>
      </w:r>
    </w:p>
    <w:p w14:paraId="20A8B6B7" w14:textId="77777777" w:rsidR="00283816" w:rsidRDefault="00B758DC">
      <w:pPr>
        <w:rPr>
          <w:b/>
        </w:rPr>
      </w:pPr>
      <w:r>
        <w:t>One reason for agricultural indifference is the way in which land is apportioned after the father dies...each inheritor gets a small portion...not enough for a living...also, each person tries to outfit himself with his individual technology..</w:t>
      </w:r>
    </w:p>
    <w:sectPr w:rsidR="00283816" w:rsidSect="00283816">
      <w:type w:val="continuous"/>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 York">
    <w:altName w:val="Times New Roman"/>
    <w:panose1 w:val="020B0604020202020204"/>
    <w:charset w:val="4D"/>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CuneiformOr">
    <w:altName w:val="DokChampa"/>
    <w:panose1 w:val="020B0604020202020204"/>
    <w:charset w:val="00"/>
    <w:family w:val="auto"/>
    <w:pitch w:val="variable"/>
    <w:sig w:usb0="03000000"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doNotValidateAgainstSchema/>
  <w:doNotDemarcateInvalidXml/>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DC"/>
    <w:rsid w:val="00007301"/>
    <w:rsid w:val="000553E4"/>
    <w:rsid w:val="000E7CF5"/>
    <w:rsid w:val="001D423B"/>
    <w:rsid w:val="001D56F4"/>
    <w:rsid w:val="001F6012"/>
    <w:rsid w:val="00213838"/>
    <w:rsid w:val="00230068"/>
    <w:rsid w:val="00283816"/>
    <w:rsid w:val="002E09E7"/>
    <w:rsid w:val="00606B26"/>
    <w:rsid w:val="00611477"/>
    <w:rsid w:val="009571EF"/>
    <w:rsid w:val="00A631CB"/>
    <w:rsid w:val="00AA50EF"/>
    <w:rsid w:val="00B718AC"/>
    <w:rsid w:val="00B758DC"/>
    <w:rsid w:val="00C35986"/>
    <w:rsid w:val="00D11617"/>
    <w:rsid w:val="00D87BEB"/>
    <w:rsid w:val="00DD2050"/>
    <w:rsid w:val="00ED5A1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0AD25DA1"/>
  <w15:docId w15:val="{9A7121FE-0D20-9A44-A018-8DDE8FFF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sz w:val="24"/>
        <w:szCs w:val="24"/>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3816"/>
    <w:rPr>
      <w:rFonts w:ascii="Palatino" w:hAnsi="Palatino" w:cs="Palati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311</TotalTime>
  <Pages>19</Pages>
  <Words>7491</Words>
  <Characters>42700</Characters>
  <Application>Microsoft Office Word</Application>
  <DocSecurity>0</DocSecurity>
  <Lines>355</Lines>
  <Paragraphs>100</Paragraphs>
  <ScaleCrop>false</ScaleCrop>
  <Company/>
  <LinksUpToDate>false</LinksUpToDate>
  <CharactersWithSpaces>50091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notes farming</dc:title>
  <dc:subject>gordion</dc:subject>
  <dc:creator>ayse</dc:creator>
  <cp:keywords/>
  <cp:lastModifiedBy>Gursan-Salzmann, Ayse</cp:lastModifiedBy>
  <cp:revision>5</cp:revision>
  <dcterms:created xsi:type="dcterms:W3CDTF">2012-04-06T11:15:00Z</dcterms:created>
  <dcterms:modified xsi:type="dcterms:W3CDTF">2026-04-17T15:32:00Z</dcterms:modified>
</cp:coreProperties>
</file>