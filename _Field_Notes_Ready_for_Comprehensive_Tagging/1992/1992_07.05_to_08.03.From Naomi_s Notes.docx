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7313CC" w14:textId="77777777" w:rsidR="008069D3" w:rsidRDefault="008069D3"/>
    <w:p w14:paraId="79CB37BF" w14:textId="77777777" w:rsidR="001B329D" w:rsidRDefault="001B329D"/>
    <w:p w14:paraId="042694E6" w14:textId="77777777" w:rsidR="001B329D" w:rsidRDefault="001B329D"/>
    <w:p w14:paraId="572AEE6E" w14:textId="77777777" w:rsidR="001B329D" w:rsidRDefault="001B329D"/>
    <w:p w14:paraId="2509D89D" w14:textId="77777777" w:rsidR="001B329D" w:rsidRDefault="001B329D">
      <w:pPr>
        <w:rPr>
          <w:b/>
          <w:sz w:val="28"/>
          <w:szCs w:val="28"/>
        </w:rPr>
      </w:pPr>
      <w:r w:rsidRPr="001B329D">
        <w:rPr>
          <w:b/>
          <w:sz w:val="28"/>
          <w:szCs w:val="28"/>
        </w:rPr>
        <w:t>From Naomi’s Notes:</w:t>
      </w:r>
      <w:r w:rsidRPr="001B329D">
        <w:rPr>
          <w:b/>
          <w:sz w:val="28"/>
          <w:szCs w:val="28"/>
        </w:rPr>
        <w:tab/>
        <w:t>07/05/1992</w:t>
      </w:r>
      <w:r>
        <w:rPr>
          <w:b/>
          <w:sz w:val="28"/>
          <w:szCs w:val="28"/>
        </w:rPr>
        <w:t xml:space="preserve"> to 08/03/1992</w:t>
      </w:r>
    </w:p>
    <w:p w14:paraId="05C7D309" w14:textId="77777777" w:rsidR="001B329D" w:rsidRDefault="001B329D">
      <w:pPr>
        <w:rPr>
          <w:b/>
          <w:sz w:val="28"/>
          <w:szCs w:val="28"/>
        </w:rPr>
      </w:pPr>
    </w:p>
    <w:p w14:paraId="5DF7A522" w14:textId="77777777" w:rsidR="001B329D" w:rsidRPr="001B329D" w:rsidRDefault="001B329D" w:rsidP="001B329D">
      <w:pPr>
        <w:ind w:left="360"/>
        <w:rPr>
          <w:sz w:val="28"/>
          <w:szCs w:val="28"/>
        </w:rPr>
      </w:pPr>
    </w:p>
    <w:p w14:paraId="0086F148" w14:textId="77777777" w:rsidR="001B329D" w:rsidRDefault="001B329D" w:rsidP="001B329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FC1CD6">
        <w:rPr>
          <w:b/>
          <w:sz w:val="28"/>
          <w:szCs w:val="28"/>
        </w:rPr>
        <w:t>Fikret</w:t>
      </w:r>
      <w:proofErr w:type="spellEnd"/>
      <w:r>
        <w:rPr>
          <w:sz w:val="28"/>
          <w:szCs w:val="28"/>
        </w:rPr>
        <w:t xml:space="preserve"> says the village (YH) pop. Is c. 200-250.</w:t>
      </w:r>
    </w:p>
    <w:p w14:paraId="53E30829" w14:textId="77777777" w:rsidR="001B329D" w:rsidRDefault="001B329D" w:rsidP="001B329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FC1CD6">
        <w:rPr>
          <w:b/>
          <w:sz w:val="28"/>
          <w:szCs w:val="28"/>
        </w:rPr>
        <w:t>Yılmaz</w:t>
      </w:r>
      <w:proofErr w:type="spellEnd"/>
      <w:r w:rsidRPr="001B329D">
        <w:rPr>
          <w:sz w:val="28"/>
          <w:szCs w:val="28"/>
        </w:rPr>
        <w:t xml:space="preserve"> confirmed that the village </w:t>
      </w:r>
      <w:r>
        <w:rPr>
          <w:sz w:val="28"/>
          <w:szCs w:val="28"/>
        </w:rPr>
        <w:t>is shrinking. I asked who owns the fields, the villagers? He said YES.</w:t>
      </w:r>
    </w:p>
    <w:p w14:paraId="47BCDECB" w14:textId="75A50C26" w:rsidR="001B329D" w:rsidRDefault="001B329D" w:rsidP="001B329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FC1CD6">
        <w:rPr>
          <w:b/>
          <w:sz w:val="28"/>
          <w:szCs w:val="28"/>
        </w:rPr>
        <w:t>Remzi</w:t>
      </w:r>
      <w:proofErr w:type="spellEnd"/>
      <w:r w:rsidRPr="00FC1CD6">
        <w:rPr>
          <w:b/>
          <w:sz w:val="28"/>
          <w:szCs w:val="28"/>
        </w:rPr>
        <w:t xml:space="preserve"> </w:t>
      </w:r>
      <w:r w:rsidR="000F5418">
        <w:rPr>
          <w:b/>
          <w:sz w:val="28"/>
          <w:szCs w:val="28"/>
        </w:rPr>
        <w:t>(</w:t>
      </w:r>
      <w:proofErr w:type="spellStart"/>
      <w:r w:rsidR="000F5418">
        <w:rPr>
          <w:b/>
          <w:sz w:val="28"/>
          <w:szCs w:val="28"/>
        </w:rPr>
        <w:t>Fikret’s</w:t>
      </w:r>
      <w:proofErr w:type="spellEnd"/>
      <w:r w:rsidR="000F5418">
        <w:rPr>
          <w:b/>
          <w:sz w:val="28"/>
          <w:szCs w:val="28"/>
        </w:rPr>
        <w:t xml:space="preserve"> father) </w:t>
      </w:r>
      <w:r>
        <w:rPr>
          <w:sz w:val="28"/>
          <w:szCs w:val="28"/>
        </w:rPr>
        <w:t xml:space="preserve">says before they deepened the channel they used to grow rice in the low area, but not anymore. He named a couple of towns toward </w:t>
      </w:r>
      <w:proofErr w:type="spellStart"/>
      <w:r>
        <w:rPr>
          <w:sz w:val="28"/>
          <w:szCs w:val="28"/>
        </w:rPr>
        <w:t>Polatlı</w:t>
      </w:r>
      <w:proofErr w:type="spellEnd"/>
      <w:r>
        <w:rPr>
          <w:sz w:val="28"/>
          <w:szCs w:val="28"/>
        </w:rPr>
        <w:t xml:space="preserve"> (Ayşe says: </w:t>
      </w:r>
      <w:proofErr w:type="spellStart"/>
      <w:r>
        <w:rPr>
          <w:sz w:val="28"/>
          <w:szCs w:val="28"/>
        </w:rPr>
        <w:t>Beypazarı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Dümrek</w:t>
      </w:r>
      <w:proofErr w:type="spellEnd"/>
      <w:r>
        <w:rPr>
          <w:sz w:val="28"/>
          <w:szCs w:val="28"/>
        </w:rPr>
        <w:t xml:space="preserve"> in 1950’s) where they still grow it. He said today and in old days, they’d grow about half wheat and half barley; wheat for people, barley for animals, and a little </w:t>
      </w:r>
      <w:proofErr w:type="spellStart"/>
      <w:r>
        <w:rPr>
          <w:sz w:val="28"/>
          <w:szCs w:val="28"/>
        </w:rPr>
        <w:t>sugarbeet</w:t>
      </w:r>
      <w:proofErr w:type="spellEnd"/>
      <w:r>
        <w:rPr>
          <w:sz w:val="28"/>
          <w:szCs w:val="28"/>
        </w:rPr>
        <w:t>, but not much.</w:t>
      </w:r>
    </w:p>
    <w:p w14:paraId="33BBE524" w14:textId="77777777" w:rsidR="001B329D" w:rsidRDefault="001B329D" w:rsidP="001B329D">
      <w:pPr>
        <w:pStyle w:val="ListParagraph"/>
        <w:rPr>
          <w:sz w:val="28"/>
          <w:szCs w:val="28"/>
        </w:rPr>
      </w:pPr>
    </w:p>
    <w:p w14:paraId="4A527649" w14:textId="77777777" w:rsidR="001B329D" w:rsidRDefault="001B329D" w:rsidP="001B329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In the winter the plain would be covered with water between YH and </w:t>
      </w:r>
      <w:proofErr w:type="spellStart"/>
      <w:r>
        <w:rPr>
          <w:sz w:val="28"/>
          <w:szCs w:val="28"/>
        </w:rPr>
        <w:t>Hoyük</w:t>
      </w:r>
      <w:proofErr w:type="spellEnd"/>
      <w:r>
        <w:rPr>
          <w:sz w:val="28"/>
          <w:szCs w:val="28"/>
        </w:rPr>
        <w:t xml:space="preserve">, from the beginning of the year for about 3-4 months. They </w:t>
      </w:r>
      <w:proofErr w:type="spellStart"/>
      <w:r>
        <w:rPr>
          <w:sz w:val="28"/>
          <w:szCs w:val="28"/>
        </w:rPr>
        <w:t>didn’tuse</w:t>
      </w:r>
      <w:proofErr w:type="spellEnd"/>
      <w:r>
        <w:rPr>
          <w:sz w:val="28"/>
          <w:szCs w:val="28"/>
        </w:rPr>
        <w:t xml:space="preserve"> pumps for irrigation. </w:t>
      </w:r>
    </w:p>
    <w:p w14:paraId="5890B10D" w14:textId="77777777" w:rsidR="001B329D" w:rsidRDefault="001B329D" w:rsidP="001B329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As for land: fields are owned by individuals, pasture is owned by the village.</w:t>
      </w:r>
    </w:p>
    <w:p w14:paraId="41E51418" w14:textId="77777777" w:rsidR="001B329D" w:rsidRDefault="001B329D" w:rsidP="001B329D">
      <w:pPr>
        <w:pStyle w:val="ListParagraph"/>
        <w:rPr>
          <w:sz w:val="28"/>
          <w:szCs w:val="28"/>
        </w:rPr>
      </w:pPr>
    </w:p>
    <w:p w14:paraId="0C40A46E" w14:textId="5A3E875D" w:rsidR="001B329D" w:rsidRDefault="00FC1CD6" w:rsidP="00FC1CD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C1CD6">
        <w:rPr>
          <w:b/>
          <w:sz w:val="28"/>
          <w:szCs w:val="28"/>
        </w:rPr>
        <w:t xml:space="preserve">With </w:t>
      </w:r>
      <w:proofErr w:type="spellStart"/>
      <w:r w:rsidRPr="00FC1CD6">
        <w:rPr>
          <w:b/>
          <w:sz w:val="28"/>
          <w:szCs w:val="28"/>
        </w:rPr>
        <w:t>Ekrem</w:t>
      </w:r>
      <w:proofErr w:type="spellEnd"/>
      <w:r w:rsidR="000F5418">
        <w:rPr>
          <w:b/>
          <w:sz w:val="28"/>
          <w:szCs w:val="28"/>
        </w:rPr>
        <w:t>(</w:t>
      </w:r>
      <w:proofErr w:type="spellStart"/>
      <w:r w:rsidR="000F5418">
        <w:rPr>
          <w:b/>
          <w:sz w:val="28"/>
          <w:szCs w:val="28"/>
        </w:rPr>
        <w:t>Fkrd</w:t>
      </w:r>
      <w:proofErr w:type="spellEnd"/>
      <w:r>
        <w:rPr>
          <w:sz w:val="28"/>
          <w:szCs w:val="28"/>
        </w:rPr>
        <w:t xml:space="preserve">: for example, with a big pump, they’ll bring water from as far as 1,500 m, but a long pipe is typically 500-700m. Electric pumps are much cheaper to run….1 million vs. 15-20 million TL (It is not clear to me if he meant per season, per watering, or what? Nowadays, they water everything, </w:t>
      </w:r>
      <w:proofErr w:type="spellStart"/>
      <w:r>
        <w:rPr>
          <w:sz w:val="28"/>
          <w:szCs w:val="28"/>
        </w:rPr>
        <w:t>arpa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buğday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pancar</w:t>
      </w:r>
      <w:proofErr w:type="spellEnd"/>
      <w:r>
        <w:rPr>
          <w:sz w:val="28"/>
          <w:szCs w:val="28"/>
        </w:rPr>
        <w:t xml:space="preserve"> (MINE: for 100 </w:t>
      </w:r>
      <w:proofErr w:type="spellStart"/>
      <w:r>
        <w:rPr>
          <w:sz w:val="28"/>
          <w:szCs w:val="28"/>
        </w:rPr>
        <w:t>dönüm</w:t>
      </w:r>
      <w:proofErr w:type="spellEnd"/>
      <w:r>
        <w:rPr>
          <w:sz w:val="28"/>
          <w:szCs w:val="28"/>
        </w:rPr>
        <w:t>, 10 days of watering continuously).</w:t>
      </w:r>
    </w:p>
    <w:p w14:paraId="26F0BCEB" w14:textId="77777777" w:rsidR="00FC1CD6" w:rsidRDefault="00FC1CD6" w:rsidP="00FC1CD6">
      <w:pPr>
        <w:ind w:left="720"/>
        <w:rPr>
          <w:sz w:val="28"/>
          <w:szCs w:val="28"/>
        </w:rPr>
      </w:pPr>
    </w:p>
    <w:p w14:paraId="7C8C5C9B" w14:textId="77777777" w:rsidR="00FC1CD6" w:rsidRDefault="00FC1CD6" w:rsidP="00FC1CD6">
      <w:pPr>
        <w:ind w:left="720"/>
        <w:rPr>
          <w:sz w:val="28"/>
          <w:szCs w:val="28"/>
        </w:rPr>
      </w:pPr>
      <w:proofErr w:type="spellStart"/>
      <w:r>
        <w:rPr>
          <w:sz w:val="28"/>
          <w:szCs w:val="28"/>
        </w:rPr>
        <w:t>Ekrem</w:t>
      </w:r>
      <w:proofErr w:type="spellEnd"/>
      <w:r>
        <w:rPr>
          <w:sz w:val="28"/>
          <w:szCs w:val="28"/>
        </w:rPr>
        <w:t xml:space="preserve">: there is indeed more irrigation now than in recent years…as part of economic development, Ankara put in a big </w:t>
      </w:r>
      <w:proofErr w:type="spellStart"/>
      <w:r>
        <w:rPr>
          <w:sz w:val="28"/>
          <w:szCs w:val="28"/>
        </w:rPr>
        <w:t>su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deposu</w:t>
      </w:r>
      <w:proofErr w:type="spellEnd"/>
      <w:r>
        <w:rPr>
          <w:sz w:val="28"/>
          <w:szCs w:val="28"/>
        </w:rPr>
        <w:t xml:space="preserve"> (water storage tank), 2 or 3 km to the north. Pretty much everything now is watered. In ŞÖ may be half the fields is </w:t>
      </w:r>
      <w:proofErr w:type="spellStart"/>
      <w:r>
        <w:rPr>
          <w:sz w:val="28"/>
          <w:szCs w:val="28"/>
        </w:rPr>
        <w:t>irigated</w:t>
      </w:r>
      <w:proofErr w:type="spellEnd"/>
      <w:r>
        <w:rPr>
          <w:sz w:val="28"/>
          <w:szCs w:val="28"/>
        </w:rPr>
        <w:t>. ÇK gets water</w:t>
      </w:r>
      <w:del w:id="0" w:author="v2" w:date="2026-03-26T11:13:00Z">
        <w:r>
          <w:rPr>
            <w:sz w:val="28"/>
            <w:szCs w:val="28"/>
          </w:rPr>
          <w:delText xml:space="preserve"> from</w:delText>
        </w:r>
      </w:del>
      <w:r>
        <w:rPr>
          <w:sz w:val="28"/>
          <w:szCs w:val="28"/>
        </w:rPr>
        <w:t xml:space="preserve"> for irrigation from springs and wells (</w:t>
      </w:r>
      <w:proofErr w:type="spellStart"/>
      <w:r>
        <w:rPr>
          <w:sz w:val="28"/>
          <w:szCs w:val="28"/>
        </w:rPr>
        <w:t>sondaj</w:t>
      </w:r>
      <w:proofErr w:type="spellEnd"/>
      <w:r>
        <w:rPr>
          <w:sz w:val="28"/>
          <w:szCs w:val="28"/>
        </w:rPr>
        <w:t xml:space="preserve">). A few fields in YH are still </w:t>
      </w:r>
      <w:proofErr w:type="spellStart"/>
      <w:r>
        <w:rPr>
          <w:sz w:val="28"/>
          <w:szCs w:val="28"/>
        </w:rPr>
        <w:t>unwatered</w:t>
      </w:r>
      <w:proofErr w:type="spellEnd"/>
      <w:r>
        <w:rPr>
          <w:sz w:val="28"/>
          <w:szCs w:val="28"/>
        </w:rPr>
        <w:t>. Now, even sunflower</w:t>
      </w:r>
      <w:r w:rsidR="00212BCA">
        <w:rPr>
          <w:sz w:val="28"/>
          <w:szCs w:val="28"/>
        </w:rPr>
        <w:t xml:space="preserve"> is usually watered though it really doesn’t need it. (You get bigger plants and seeds with water). </w:t>
      </w:r>
    </w:p>
    <w:p w14:paraId="2FC9B353" w14:textId="77777777" w:rsidR="00212BCA" w:rsidRDefault="00212BCA" w:rsidP="00FC1CD6">
      <w:pPr>
        <w:ind w:left="720"/>
        <w:rPr>
          <w:sz w:val="28"/>
          <w:szCs w:val="28"/>
        </w:rPr>
      </w:pPr>
    </w:p>
    <w:p w14:paraId="67F14B4B" w14:textId="02497F1B" w:rsidR="00212BCA" w:rsidRDefault="00212BCA" w:rsidP="00FC1CD6">
      <w:pPr>
        <w:ind w:left="720"/>
        <w:rPr>
          <w:sz w:val="28"/>
          <w:szCs w:val="28"/>
        </w:rPr>
      </w:pPr>
      <w:r>
        <w:rPr>
          <w:sz w:val="28"/>
          <w:szCs w:val="28"/>
        </w:rPr>
        <w:lastRenderedPageBreak/>
        <w:t>As for the sheep even compared to 5 yrs. Ago,</w:t>
      </w:r>
      <w:ins w:id="1" w:author="v2" w:date="2026-03-26T11:13:00Z">
        <w:r>
          <w:rPr>
            <w:sz w:val="28"/>
            <w:szCs w:val="28"/>
          </w:rPr>
          <w:t xml:space="preserve"> </w:t>
        </w:r>
        <w:r w:rsidR="00383B32">
          <w:rPr>
            <w:sz w:val="28"/>
            <w:szCs w:val="28"/>
          </w:rPr>
          <w:t>(1988)</w:t>
        </w:r>
      </w:ins>
      <w:r>
        <w:rPr>
          <w:sz w:val="28"/>
          <w:szCs w:val="28"/>
        </w:rPr>
        <w:t xml:space="preserve"> there are fewer. Reason is they are a lot of work. </w:t>
      </w:r>
      <w:proofErr w:type="spellStart"/>
      <w:r>
        <w:rPr>
          <w:sz w:val="28"/>
          <w:szCs w:val="28"/>
        </w:rPr>
        <w:t>Ekrem</w:t>
      </w:r>
      <w:proofErr w:type="spellEnd"/>
      <w:r>
        <w:rPr>
          <w:sz w:val="28"/>
          <w:szCs w:val="28"/>
        </w:rPr>
        <w:t xml:space="preserve"> himself had over 100 </w:t>
      </w:r>
      <w:proofErr w:type="gramStart"/>
      <w:r>
        <w:rPr>
          <w:sz w:val="28"/>
          <w:szCs w:val="28"/>
        </w:rPr>
        <w:t>sheep, but</w:t>
      </w:r>
      <w:proofErr w:type="gramEnd"/>
      <w:r>
        <w:rPr>
          <w:sz w:val="28"/>
          <w:szCs w:val="28"/>
        </w:rPr>
        <w:t xml:space="preserve"> got rid of them. </w:t>
      </w:r>
    </w:p>
    <w:p w14:paraId="2EE27BC7" w14:textId="77777777" w:rsidR="00212BCA" w:rsidRDefault="00212BCA" w:rsidP="00FC1CD6">
      <w:pPr>
        <w:ind w:left="720"/>
        <w:rPr>
          <w:sz w:val="28"/>
          <w:szCs w:val="28"/>
        </w:rPr>
      </w:pPr>
    </w:p>
    <w:p w14:paraId="41B33A9D" w14:textId="77777777" w:rsidR="00212BCA" w:rsidRDefault="00212BCA" w:rsidP="00212BC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Asked </w:t>
      </w:r>
      <w:proofErr w:type="spellStart"/>
      <w:r w:rsidR="0051224F">
        <w:rPr>
          <w:sz w:val="28"/>
          <w:szCs w:val="28"/>
        </w:rPr>
        <w:t>E</w:t>
      </w:r>
      <w:r>
        <w:rPr>
          <w:sz w:val="28"/>
          <w:szCs w:val="28"/>
        </w:rPr>
        <w:t>krem</w:t>
      </w:r>
      <w:proofErr w:type="spellEnd"/>
      <w:r>
        <w:rPr>
          <w:sz w:val="28"/>
          <w:szCs w:val="28"/>
        </w:rPr>
        <w:t xml:space="preserve"> about high water season. River began to rise in Feb., highest in March, but valley would be flooded through April. Wheat, barley sown in October.</w:t>
      </w:r>
    </w:p>
    <w:p w14:paraId="13DC7127" w14:textId="589DDAB7" w:rsidR="00212BCA" w:rsidRDefault="00212BCA" w:rsidP="00212BC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He says that </w:t>
      </w:r>
      <w:proofErr w:type="spellStart"/>
      <w:r>
        <w:rPr>
          <w:sz w:val="28"/>
          <w:szCs w:val="28"/>
        </w:rPr>
        <w:t>sugarbeet</w:t>
      </w:r>
      <w:proofErr w:type="spellEnd"/>
      <w:r>
        <w:rPr>
          <w:sz w:val="28"/>
          <w:szCs w:val="28"/>
        </w:rPr>
        <w:t xml:space="preserve"> takes more expense—water, </w:t>
      </w:r>
      <w:ins w:id="2" w:author="v2" w:date="2026-03-26T11:13:00Z">
        <w:r>
          <w:rPr>
            <w:sz w:val="28"/>
            <w:szCs w:val="28"/>
          </w:rPr>
          <w:t>f</w:t>
        </w:r>
        <w:r w:rsidR="00383B32">
          <w:rPr>
            <w:sz w:val="28"/>
            <w:szCs w:val="28"/>
          </w:rPr>
          <w:t>e</w:t>
        </w:r>
        <w:r>
          <w:rPr>
            <w:sz w:val="28"/>
            <w:szCs w:val="28"/>
          </w:rPr>
          <w:t>rtilizer</w:t>
        </w:r>
      </w:ins>
      <w:del w:id="3" w:author="v2" w:date="2026-03-26T11:13:00Z">
        <w:r>
          <w:rPr>
            <w:sz w:val="28"/>
            <w:szCs w:val="28"/>
          </w:rPr>
          <w:delText>frtilizer</w:delText>
        </w:r>
      </w:del>
      <w:r>
        <w:rPr>
          <w:sz w:val="28"/>
          <w:szCs w:val="28"/>
        </w:rPr>
        <w:t>, weed killer, but sheep are more work.</w:t>
      </w:r>
    </w:p>
    <w:p w14:paraId="0AEDB006" w14:textId="77777777" w:rsidR="00212BCA" w:rsidRPr="00212BCA" w:rsidRDefault="00212BCA" w:rsidP="00212BCA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Asked </w:t>
      </w:r>
      <w:proofErr w:type="spellStart"/>
      <w:r>
        <w:rPr>
          <w:sz w:val="28"/>
          <w:szCs w:val="28"/>
        </w:rPr>
        <w:t>Ekrem</w:t>
      </w:r>
      <w:proofErr w:type="spellEnd"/>
      <w:r>
        <w:rPr>
          <w:sz w:val="28"/>
          <w:szCs w:val="28"/>
        </w:rPr>
        <w:t xml:space="preserve"> what they do in the winter. Answer: not much. Only take care of animals….</w:t>
      </w:r>
    </w:p>
    <w:p w14:paraId="5B869B43" w14:textId="77777777" w:rsidR="001B329D" w:rsidRDefault="001B329D">
      <w:pPr>
        <w:rPr>
          <w:b/>
          <w:sz w:val="28"/>
          <w:szCs w:val="28"/>
        </w:rPr>
      </w:pPr>
    </w:p>
    <w:p w14:paraId="55FF454F" w14:textId="77777777" w:rsidR="001B329D" w:rsidRPr="001B329D" w:rsidRDefault="001B329D">
      <w:pPr>
        <w:rPr>
          <w:b/>
          <w:sz w:val="28"/>
          <w:szCs w:val="28"/>
        </w:rPr>
      </w:pPr>
    </w:p>
    <w:p w14:paraId="3D12DE16" w14:textId="77777777" w:rsidR="001B329D" w:rsidRDefault="001B329D"/>
    <w:p w14:paraId="17DECB89" w14:textId="77777777" w:rsidR="001B329D" w:rsidRDefault="001B329D"/>
    <w:sectPr w:rsidR="001B329D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E131EB"/>
    <w:multiLevelType w:val="hybridMultilevel"/>
    <w:tmpl w:val="C74C66EC"/>
    <w:lvl w:ilvl="0" w:tplc="897E401C">
      <w:start w:val="1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90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9D"/>
    <w:rsid w:val="000F5418"/>
    <w:rsid w:val="001B329D"/>
    <w:rsid w:val="00212BCA"/>
    <w:rsid w:val="003066FC"/>
    <w:rsid w:val="00370DDB"/>
    <w:rsid w:val="00383B32"/>
    <w:rsid w:val="0051224F"/>
    <w:rsid w:val="00616CBC"/>
    <w:rsid w:val="008069D3"/>
    <w:rsid w:val="009D125A"/>
    <w:rsid w:val="009F4A6F"/>
    <w:rsid w:val="00E069F2"/>
    <w:rsid w:val="00FC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235DF3"/>
  <w15:chartTrackingRefBased/>
  <w15:docId w15:val="{B425EF70-F65E-BC45-A24D-9AED020D0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32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Gursan-Salzmann, Ayse</cp:lastModifiedBy>
  <cp:revision>2</cp:revision>
  <dcterms:created xsi:type="dcterms:W3CDTF">2019-06-25T07:44:00Z</dcterms:created>
  <dcterms:modified xsi:type="dcterms:W3CDTF">2026-04-26T15:28:00Z</dcterms:modified>
</cp:coreProperties>
</file>