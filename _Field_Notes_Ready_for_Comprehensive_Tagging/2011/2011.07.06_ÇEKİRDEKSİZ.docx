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B9ACA" w14:textId="77777777" w:rsidR="00094C34" w:rsidRPr="00304631" w:rsidRDefault="00094C34">
      <w:pPr>
        <w:rPr>
          <w:sz w:val="28"/>
          <w:rPrChange w:id="0" w:author="2022.07.03" w:date="2026-03-31T10:43:00Z">
            <w:rPr/>
          </w:rPrChange>
        </w:rPr>
      </w:pPr>
      <w:r w:rsidRPr="00304631">
        <w:rPr>
          <w:sz w:val="28"/>
          <w:rPrChange w:id="1" w:author="2022.07.03" w:date="2026-03-31T10:43:00Z">
            <w:rPr/>
          </w:rPrChange>
        </w:rPr>
        <w:t>ÇEKİRDEKSİZ – 6.7.2011</w:t>
      </w:r>
      <w:r w:rsidR="00A54C3F" w:rsidRPr="00304631">
        <w:rPr>
          <w:sz w:val="28"/>
          <w:rPrChange w:id="2" w:author="2022.07.03" w:date="2026-03-31T10:43:00Z">
            <w:rPr/>
          </w:rPrChange>
        </w:rPr>
        <w:t xml:space="preserve"> (see earlier </w:t>
      </w:r>
      <w:r w:rsidR="00D81676" w:rsidRPr="00304631">
        <w:rPr>
          <w:sz w:val="28"/>
          <w:rPrChange w:id="3" w:author="2022.07.03" w:date="2026-03-31T10:43:00Z">
            <w:rPr/>
          </w:rPrChange>
        </w:rPr>
        <w:t>notes, 1995, 2008, 2010</w:t>
      </w:r>
      <w:r w:rsidR="00E67703" w:rsidRPr="00304631">
        <w:rPr>
          <w:sz w:val="28"/>
          <w:rPrChange w:id="4" w:author="2022.07.03" w:date="2026-03-31T10:43:00Z">
            <w:rPr/>
          </w:rPrChange>
        </w:rPr>
        <w:t xml:space="preserve"> on hard drive</w:t>
      </w:r>
      <w:r w:rsidR="00D81676" w:rsidRPr="00304631">
        <w:rPr>
          <w:sz w:val="28"/>
          <w:rPrChange w:id="5" w:author="2022.07.03" w:date="2026-03-31T10:43:00Z">
            <w:rPr/>
          </w:rPrChange>
        </w:rPr>
        <w:t>)</w:t>
      </w:r>
    </w:p>
    <w:p w14:paraId="58FE2C7F" w14:textId="77777777" w:rsidR="00094C34" w:rsidRPr="00304631" w:rsidRDefault="00094C34">
      <w:pPr>
        <w:rPr>
          <w:sz w:val="28"/>
          <w:rPrChange w:id="6" w:author="2022.07.03" w:date="2026-03-31T10:43:00Z">
            <w:rPr/>
          </w:rPrChange>
        </w:rPr>
      </w:pPr>
    </w:p>
    <w:p w14:paraId="29FDDA61" w14:textId="77777777" w:rsidR="00094C34" w:rsidRPr="00304631" w:rsidRDefault="0089479D">
      <w:pPr>
        <w:rPr>
          <w:sz w:val="28"/>
          <w:rPrChange w:id="7" w:author="2022.07.03" w:date="2026-03-31T10:43:00Z">
            <w:rPr/>
          </w:rPrChange>
        </w:rPr>
      </w:pPr>
      <w:r w:rsidRPr="00304631">
        <w:rPr>
          <w:sz w:val="28"/>
          <w:rPrChange w:id="8" w:author="2022.07.03" w:date="2026-03-31T10:43:00Z">
            <w:rPr/>
          </w:rPrChange>
        </w:rPr>
        <w:t>Rifat</w:t>
      </w:r>
      <w:r w:rsidR="00F7214C" w:rsidRPr="00304631">
        <w:rPr>
          <w:sz w:val="28"/>
          <w:rPrChange w:id="9" w:author="2022.07.03" w:date="2026-03-31T10:43:00Z">
            <w:rPr/>
          </w:rPrChange>
        </w:rPr>
        <w:t xml:space="preserve"> Başal’ın evindeyiz—Ahmet (dede) Başa</w:t>
      </w:r>
      <w:r w:rsidR="00094C34" w:rsidRPr="00304631">
        <w:rPr>
          <w:sz w:val="28"/>
          <w:rPrChange w:id="10" w:author="2022.07.03" w:date="2026-03-31T10:43:00Z">
            <w:rPr/>
          </w:rPrChange>
        </w:rPr>
        <w:t xml:space="preserve">l’ın oğlu- 6 yıl muhtarlık </w:t>
      </w:r>
      <w:proofErr w:type="gramStart"/>
      <w:r w:rsidR="00094C34" w:rsidRPr="00304631">
        <w:rPr>
          <w:sz w:val="28"/>
          <w:rPrChange w:id="11" w:author="2022.07.03" w:date="2026-03-31T10:43:00Z">
            <w:rPr/>
          </w:rPrChange>
        </w:rPr>
        <w:t>yapmış..</w:t>
      </w:r>
      <w:proofErr w:type="gramEnd"/>
    </w:p>
    <w:p w14:paraId="0AAF97B4" w14:textId="77777777" w:rsidR="00094C34" w:rsidRPr="00304631" w:rsidRDefault="00094C34">
      <w:pPr>
        <w:rPr>
          <w:sz w:val="28"/>
          <w:rPrChange w:id="12" w:author="2022.07.03" w:date="2026-03-31T10:43:00Z">
            <w:rPr/>
          </w:rPrChange>
        </w:rPr>
      </w:pPr>
      <w:r w:rsidRPr="00304631">
        <w:rPr>
          <w:sz w:val="28"/>
          <w:rPrChange w:id="13" w:author="2022.07.03" w:date="2026-03-31T10:43:00Z">
            <w:rPr/>
          </w:rPrChange>
        </w:rPr>
        <w:t xml:space="preserve">(Yeni muhtar Erol Özer). </w:t>
      </w:r>
      <w:r w:rsidR="00AD3645" w:rsidRPr="00304631">
        <w:rPr>
          <w:sz w:val="28"/>
          <w:rPrChange w:id="14" w:author="2022.07.03" w:date="2026-03-31T10:43:00Z">
            <w:rPr/>
          </w:rPrChange>
        </w:rPr>
        <w:t>Social survey form’nu dolduruyoruz (for CMP).</w:t>
      </w:r>
    </w:p>
    <w:p w14:paraId="0D5B8D6A" w14:textId="77777777" w:rsidR="00094C34" w:rsidRPr="00304631" w:rsidRDefault="00094C34">
      <w:pPr>
        <w:rPr>
          <w:sz w:val="28"/>
          <w:rPrChange w:id="15" w:author="2022.07.03" w:date="2026-03-31T10:43:00Z">
            <w:rPr/>
          </w:rPrChange>
        </w:rPr>
      </w:pPr>
      <w:r w:rsidRPr="00304631">
        <w:rPr>
          <w:sz w:val="28"/>
          <w:rPrChange w:id="16" w:author="2022.07.03" w:date="2026-03-31T10:43:00Z">
            <w:rPr/>
          </w:rPrChange>
        </w:rPr>
        <w:t>Rifat’in ailesi Bulgaristan göçmeni- 1893 muhaciri diye anlatıyor kendilerini.</w:t>
      </w:r>
    </w:p>
    <w:p w14:paraId="0C4CD7C1" w14:textId="77777777" w:rsidR="00094C34" w:rsidRPr="00304631" w:rsidRDefault="00094C34">
      <w:pPr>
        <w:rPr>
          <w:sz w:val="28"/>
          <w:rPrChange w:id="17" w:author="2022.07.03" w:date="2026-03-31T10:43:00Z">
            <w:rPr/>
          </w:rPrChange>
        </w:rPr>
      </w:pPr>
      <w:r w:rsidRPr="00304631">
        <w:rPr>
          <w:sz w:val="28"/>
          <w:rPrChange w:id="18" w:author="2022.07.03" w:date="2026-03-31T10:43:00Z">
            <w:rPr/>
          </w:rPrChange>
        </w:rPr>
        <w:t xml:space="preserve">Ilk geldikleri zaman Ankarada eski Meclisin yanında muhacirlere yer vermişler. O zamanlar oralarda bataklıklar varmış.  </w:t>
      </w:r>
      <w:r w:rsidRPr="00304631">
        <w:rPr>
          <w:sz w:val="28"/>
          <w:rPrChange w:id="19" w:author="2022.07.03" w:date="2026-03-31T10:43:00Z">
            <w:rPr>
              <w:highlight w:val="yellow"/>
            </w:rPr>
          </w:rPrChange>
        </w:rPr>
        <w:t>Oradan ayrılarak  BK ve Temelli yakınlarına gelmişler. Bir kısmı da Mihalliça gitmiş.</w:t>
      </w:r>
      <w:r w:rsidRPr="00304631">
        <w:rPr>
          <w:sz w:val="28"/>
          <w:rPrChange w:id="20" w:author="2022.07.03" w:date="2026-03-31T10:43:00Z">
            <w:rPr/>
          </w:rPrChange>
        </w:rPr>
        <w:t xml:space="preserve"> </w:t>
      </w:r>
    </w:p>
    <w:p w14:paraId="7AFDBC16" w14:textId="77777777" w:rsidR="00094C34" w:rsidRPr="00304631" w:rsidRDefault="00094C34">
      <w:pPr>
        <w:rPr>
          <w:sz w:val="28"/>
          <w:rPrChange w:id="21" w:author="2022.07.03" w:date="2026-03-31T10:43:00Z">
            <w:rPr/>
          </w:rPrChange>
        </w:rPr>
      </w:pPr>
      <w:r w:rsidRPr="00304631">
        <w:rPr>
          <w:sz w:val="28"/>
          <w:rPrChange w:id="22" w:author="2022.07.03" w:date="2026-03-31T10:43:00Z">
            <w:rPr>
              <w:highlight w:val="yellow"/>
            </w:rPr>
          </w:rPrChange>
        </w:rPr>
        <w:t>Dedeler tarım ve hayvancılıkla uğraşmış.</w:t>
      </w:r>
      <w:r w:rsidRPr="00304631">
        <w:rPr>
          <w:sz w:val="28"/>
          <w:rPrChange w:id="23" w:author="2022.07.03" w:date="2026-03-31T10:43:00Z">
            <w:rPr/>
          </w:rPrChange>
        </w:rPr>
        <w:t xml:space="preserve"> </w:t>
      </w:r>
    </w:p>
    <w:p w14:paraId="732581F0" w14:textId="77777777" w:rsidR="00094C34" w:rsidRPr="00304631" w:rsidRDefault="00094C34">
      <w:pPr>
        <w:rPr>
          <w:sz w:val="28"/>
          <w:rPrChange w:id="24" w:author="2022.07.03" w:date="2026-03-31T10:43:00Z">
            <w:rPr/>
          </w:rPrChange>
        </w:rPr>
      </w:pPr>
      <w:r w:rsidRPr="00304631">
        <w:rPr>
          <w:sz w:val="28"/>
          <w:rPrChange w:id="25" w:author="2022.07.03" w:date="2026-03-31T10:43:00Z">
            <w:rPr/>
          </w:rPrChange>
        </w:rPr>
        <w:t xml:space="preserve">ÇK 1903 yılında kurulmuş.  1921 yılı Sakarya savaşında ÇK köy olarak savaştan çok acı çekmiş.  Halkın bir kısmı Sivrihisarda Karahisar’a </w:t>
      </w:r>
      <w:proofErr w:type="gramStart"/>
      <w:r w:rsidRPr="00304631">
        <w:rPr>
          <w:sz w:val="28"/>
          <w:rPrChange w:id="26" w:author="2022.07.03" w:date="2026-03-31T10:43:00Z">
            <w:rPr/>
          </w:rPrChange>
        </w:rPr>
        <w:t>sürülmüş..</w:t>
      </w:r>
      <w:proofErr w:type="gramEnd"/>
      <w:r w:rsidRPr="00304631">
        <w:rPr>
          <w:sz w:val="28"/>
          <w:rPrChange w:id="27" w:author="2022.07.03" w:date="2026-03-31T10:43:00Z">
            <w:rPr/>
          </w:rPrChange>
        </w:rPr>
        <w:t xml:space="preserve"> Malları gaspedilmiş.</w:t>
      </w:r>
    </w:p>
    <w:p w14:paraId="00F6CE66" w14:textId="77777777" w:rsidR="00094C34" w:rsidRPr="00304631" w:rsidRDefault="00094C34">
      <w:pPr>
        <w:rPr>
          <w:sz w:val="28"/>
          <w:rPrChange w:id="28" w:author="2022.07.03" w:date="2026-03-31T10:43:00Z">
            <w:rPr/>
          </w:rPrChange>
        </w:rPr>
      </w:pPr>
      <w:r w:rsidRPr="00304631">
        <w:rPr>
          <w:sz w:val="28"/>
          <w:rPrChange w:id="29" w:author="2022.07.03" w:date="2026-03-31T10:43:00Z">
            <w:rPr/>
          </w:rPrChange>
        </w:rPr>
        <w:t xml:space="preserve">Yunan geldiği zaman ÇK 17 hane imiş. </w:t>
      </w:r>
    </w:p>
    <w:p w14:paraId="1758DC6C" w14:textId="77777777" w:rsidR="00094C34" w:rsidRPr="00304631" w:rsidRDefault="00094C34">
      <w:pPr>
        <w:rPr>
          <w:sz w:val="28"/>
          <w:rPrChange w:id="30" w:author="2022.07.03" w:date="2026-03-31T10:43:00Z">
            <w:rPr/>
          </w:rPrChange>
        </w:rPr>
      </w:pPr>
    </w:p>
    <w:p w14:paraId="470CEC02" w14:textId="77777777" w:rsidR="00AD3645" w:rsidRPr="00304631" w:rsidRDefault="0017596D">
      <w:pPr>
        <w:rPr>
          <w:sz w:val="28"/>
          <w:rPrChange w:id="31" w:author="2022.07.03" w:date="2026-03-31T10:43:00Z">
            <w:rPr/>
          </w:rPrChange>
        </w:rPr>
      </w:pPr>
      <w:r w:rsidRPr="00304631">
        <w:rPr>
          <w:sz w:val="28"/>
          <w:u w:val="single"/>
          <w:rPrChange w:id="32" w:author="2022.07.03" w:date="2026-03-31T10:43:00Z">
            <w:rPr>
              <w:u w:val="single"/>
            </w:rPr>
          </w:rPrChange>
        </w:rPr>
        <w:t>Ethnic Diversity</w:t>
      </w:r>
      <w:r w:rsidRPr="00304631">
        <w:rPr>
          <w:sz w:val="28"/>
          <w:rPrChange w:id="33" w:author="2022.07.03" w:date="2026-03-31T10:43:00Z">
            <w:rPr/>
          </w:rPrChange>
        </w:rPr>
        <w:t>: Selanik (Pomak), Bosnian, Bulgarian. Rifat says that they are “Europeans”—people say we have Bulgarian “seeds”—disparagingly.</w:t>
      </w:r>
      <w:r w:rsidR="00AD3645" w:rsidRPr="00304631">
        <w:rPr>
          <w:sz w:val="28"/>
          <w:rPrChange w:id="34" w:author="2022.07.03" w:date="2026-03-31T10:43:00Z">
            <w:rPr/>
          </w:rPrChange>
        </w:rPr>
        <w:t xml:space="preserve"> So, we had little fights with people.</w:t>
      </w:r>
    </w:p>
    <w:p w14:paraId="55C6E6B9" w14:textId="77777777" w:rsidR="008672D0" w:rsidRPr="00304631" w:rsidRDefault="00AD3645">
      <w:pPr>
        <w:rPr>
          <w:sz w:val="28"/>
          <w:rPrChange w:id="35" w:author="2022.07.03" w:date="2026-03-31T10:43:00Z">
            <w:rPr/>
          </w:rPrChange>
        </w:rPr>
      </w:pPr>
      <w:r w:rsidRPr="00304631">
        <w:rPr>
          <w:sz w:val="28"/>
          <w:rPrChange w:id="36" w:author="2022.07.03" w:date="2026-03-31T10:43:00Z">
            <w:rPr/>
          </w:rPrChange>
        </w:rPr>
        <w:t>We have a lot of educated people from this village</w:t>
      </w:r>
      <w:r w:rsidR="008672D0" w:rsidRPr="00304631">
        <w:rPr>
          <w:sz w:val="28"/>
          <w:rPrChange w:id="37" w:author="2022.07.03" w:date="2026-03-31T10:43:00Z">
            <w:rPr/>
          </w:rPrChange>
        </w:rPr>
        <w:t>—</w:t>
      </w:r>
      <w:r w:rsidRPr="00304631">
        <w:rPr>
          <w:sz w:val="28"/>
          <w:rPrChange w:id="38" w:author="2022.07.03" w:date="2026-03-31T10:43:00Z">
            <w:rPr/>
          </w:rPrChange>
        </w:rPr>
        <w:t>Tuğgeneral</w:t>
      </w:r>
      <w:r w:rsidR="008672D0" w:rsidRPr="00304631">
        <w:rPr>
          <w:sz w:val="28"/>
          <w:rPrChange w:id="39" w:author="2022.07.03" w:date="2026-03-31T10:43:00Z">
            <w:rPr/>
          </w:rPrChange>
        </w:rPr>
        <w:t xml:space="preserve"> Necmi Çay,</w:t>
      </w:r>
    </w:p>
    <w:p w14:paraId="4A8E2F35" w14:textId="77777777" w:rsidR="008672D0" w:rsidRPr="00304631" w:rsidRDefault="008672D0">
      <w:pPr>
        <w:rPr>
          <w:sz w:val="28"/>
          <w:rPrChange w:id="40" w:author="2022.07.03" w:date="2026-03-31T10:43:00Z">
            <w:rPr/>
          </w:rPrChange>
        </w:rPr>
      </w:pPr>
      <w:r w:rsidRPr="00304631">
        <w:rPr>
          <w:sz w:val="28"/>
          <w:rPrChange w:id="41" w:author="2022.07.03" w:date="2026-03-31T10:43:00Z">
            <w:rPr/>
          </w:rPrChange>
        </w:rPr>
        <w:t>Orgeneral – M. Ali Dönmez and others. Onlar askeri dehalar—onlarla gurur duyuyoruz.</w:t>
      </w:r>
      <w:r w:rsidR="0066059B" w:rsidRPr="00304631">
        <w:rPr>
          <w:sz w:val="28"/>
          <w:rPrChange w:id="42" w:author="2022.07.03" w:date="2026-03-31T10:43:00Z">
            <w:rPr/>
          </w:rPrChange>
        </w:rPr>
        <w:t xml:space="preserve">  Onlar askeri dehalardır.</w:t>
      </w:r>
    </w:p>
    <w:p w14:paraId="4BB5E297" w14:textId="77777777" w:rsidR="008672D0" w:rsidRPr="00304631" w:rsidRDefault="008672D0">
      <w:pPr>
        <w:rPr>
          <w:sz w:val="28"/>
          <w:rPrChange w:id="43" w:author="2022.07.03" w:date="2026-03-31T10:43:00Z">
            <w:rPr/>
          </w:rPrChange>
        </w:rPr>
      </w:pPr>
    </w:p>
    <w:p w14:paraId="1BC288A2" w14:textId="77777777" w:rsidR="00B80C57" w:rsidRPr="00304631" w:rsidRDefault="008672D0">
      <w:pPr>
        <w:rPr>
          <w:sz w:val="28"/>
          <w:rPrChange w:id="44" w:author="2022.07.03" w:date="2026-03-31T10:43:00Z">
            <w:rPr/>
          </w:rPrChange>
        </w:rPr>
      </w:pPr>
      <w:r w:rsidRPr="00304631">
        <w:rPr>
          <w:sz w:val="28"/>
          <w:rPrChange w:id="45" w:author="2022.07.03" w:date="2026-03-31T10:43:00Z">
            <w:rPr/>
          </w:rPrChange>
        </w:rPr>
        <w:t>Statistical Data:</w:t>
      </w:r>
      <w:r w:rsidR="00B80C57" w:rsidRPr="00304631">
        <w:rPr>
          <w:sz w:val="28"/>
          <w:rPrChange w:id="46" w:author="2022.07.03" w:date="2026-03-31T10:43:00Z">
            <w:rPr/>
          </w:rPrChange>
        </w:rPr>
        <w:t xml:space="preserve"> 150-160 Hane;  ancak 40-50 lives there </w:t>
      </w:r>
      <w:proofErr w:type="gramStart"/>
      <w:r w:rsidR="00B80C57" w:rsidRPr="00304631">
        <w:rPr>
          <w:sz w:val="28"/>
          <w:rPrChange w:id="47" w:author="2022.07.03" w:date="2026-03-31T10:43:00Z">
            <w:rPr/>
          </w:rPrChange>
        </w:rPr>
        <w:t>permanently..</w:t>
      </w:r>
      <w:proofErr w:type="gramEnd"/>
      <w:r w:rsidR="00B80C57" w:rsidRPr="00304631">
        <w:rPr>
          <w:sz w:val="28"/>
          <w:rPrChange w:id="48" w:author="2022.07.03" w:date="2026-03-31T10:43:00Z">
            <w:rPr/>
          </w:rPrChange>
        </w:rPr>
        <w:t xml:space="preserve"> Rest gone to Ist. Izmir, Bursa, Adana-</w:t>
      </w:r>
    </w:p>
    <w:p w14:paraId="11007729" w14:textId="77777777" w:rsidR="00B80C57" w:rsidRPr="00304631" w:rsidRDefault="00B80C57">
      <w:pPr>
        <w:rPr>
          <w:b/>
          <w:sz w:val="28"/>
          <w:rPrChange w:id="49" w:author="2022.07.03" w:date="2026-03-31T10:43:00Z">
            <w:rPr>
              <w:b/>
            </w:rPr>
          </w:rPrChange>
        </w:rPr>
      </w:pPr>
      <w:r w:rsidRPr="00304631">
        <w:rPr>
          <w:b/>
          <w:sz w:val="28"/>
          <w:u w:val="single"/>
          <w:rPrChange w:id="50" w:author="2022.07.03" w:date="2026-03-31T10:43:00Z">
            <w:rPr>
              <w:b/>
              <w:u w:val="single"/>
            </w:rPr>
          </w:rPrChange>
        </w:rPr>
        <w:t>Herding</w:t>
      </w:r>
      <w:r w:rsidRPr="00304631">
        <w:rPr>
          <w:b/>
          <w:sz w:val="28"/>
          <w:rPrChange w:id="51" w:author="2022.07.03" w:date="2026-03-31T10:43:00Z">
            <w:rPr>
              <w:b/>
            </w:rPr>
          </w:rPrChange>
        </w:rPr>
        <w:t>: Present: 500 davar; 35 cows</w:t>
      </w:r>
    </w:p>
    <w:p w14:paraId="59E81E3C" w14:textId="77777777" w:rsidR="00B80C57" w:rsidRPr="00304631" w:rsidRDefault="006F77C5">
      <w:pPr>
        <w:rPr>
          <w:sz w:val="28"/>
          <w:rPrChange w:id="52" w:author="2022.07.03" w:date="2026-03-31T10:43:00Z">
            <w:rPr/>
          </w:rPrChange>
        </w:rPr>
      </w:pPr>
      <w:r w:rsidRPr="00304631">
        <w:rPr>
          <w:sz w:val="28"/>
          <w:rPrChange w:id="53" w:author="2022.07.03" w:date="2026-03-31T10:43:00Z">
            <w:rPr/>
          </w:rPrChange>
        </w:rPr>
        <w:t>(</w:t>
      </w:r>
      <w:r w:rsidR="0066059B" w:rsidRPr="00304631">
        <w:rPr>
          <w:sz w:val="28"/>
          <w:rPrChange w:id="54" w:author="2022.07.03" w:date="2026-03-31T10:43:00Z">
            <w:rPr/>
          </w:rPrChange>
        </w:rPr>
        <w:t xml:space="preserve">In  </w:t>
      </w:r>
      <w:r w:rsidR="00B80C57" w:rsidRPr="00304631">
        <w:rPr>
          <w:sz w:val="28"/>
          <w:rPrChange w:id="55" w:author="2022.07.03" w:date="2026-03-31T10:43:00Z">
            <w:rPr/>
          </w:rPrChange>
        </w:rPr>
        <w:t>1955-56: 10,000 davar; 600 cows</w:t>
      </w:r>
      <w:r w:rsidRPr="00304631">
        <w:rPr>
          <w:sz w:val="28"/>
          <w:rPrChange w:id="56" w:author="2022.07.03" w:date="2026-03-31T10:43:00Z">
            <w:rPr/>
          </w:rPrChange>
        </w:rPr>
        <w:t>)</w:t>
      </w:r>
    </w:p>
    <w:p w14:paraId="2271EC60" w14:textId="04011DC9" w:rsidR="00304631" w:rsidRPr="00304631" w:rsidRDefault="006F77C5" w:rsidP="00304631">
      <w:pPr>
        <w:rPr>
          <w:ins w:id="57" w:author="2022.07.03" w:date="2026-03-31T10:43:00Z"/>
          <w:sz w:val="28"/>
          <w:szCs w:val="28"/>
        </w:rPr>
      </w:pPr>
      <w:r w:rsidRPr="00304631">
        <w:rPr>
          <w:b/>
          <w:sz w:val="28"/>
          <w:u w:val="single"/>
          <w:rPrChange w:id="58" w:author="2022.07.03" w:date="2026-03-31T10:43:00Z">
            <w:rPr>
              <w:b/>
              <w:u w:val="single"/>
            </w:rPr>
          </w:rPrChange>
        </w:rPr>
        <w:lastRenderedPageBreak/>
        <w:t xml:space="preserve">Present: </w:t>
      </w:r>
      <w:r w:rsidR="00B80C57" w:rsidRPr="00304631">
        <w:rPr>
          <w:b/>
          <w:sz w:val="28"/>
          <w:u w:val="single"/>
          <w:rPrChange w:id="59" w:author="2022.07.03" w:date="2026-03-31T10:43:00Z">
            <w:rPr>
              <w:b/>
              <w:u w:val="single"/>
            </w:rPr>
          </w:rPrChange>
        </w:rPr>
        <w:t>Agriculture</w:t>
      </w:r>
      <w:r w:rsidRPr="00304631">
        <w:rPr>
          <w:b/>
          <w:sz w:val="28"/>
          <w:rPrChange w:id="60" w:author="2022.07.03" w:date="2026-03-31T10:43:00Z">
            <w:rPr>
              <w:b/>
            </w:rPr>
          </w:rPrChange>
        </w:rPr>
        <w:t xml:space="preserve">: </w:t>
      </w:r>
      <w:ins w:id="61" w:author="2022.07.03" w:date="2026-03-31T10:43:00Z">
        <w:r w:rsidR="00304631" w:rsidRPr="00304631">
          <w:rPr>
            <w:sz w:val="28"/>
            <w:szCs w:val="28"/>
          </w:rPr>
          <w:t>In 1927 ÇK owned 60,000 d. of land, called “Kızıllı Yayla”</w:t>
        </w:r>
        <w:r w:rsidR="00304631">
          <w:rPr>
            <w:sz w:val="28"/>
            <w:szCs w:val="28"/>
          </w:rPr>
          <w:t xml:space="preserve">- </w:t>
        </w:r>
      </w:ins>
    </w:p>
    <w:p w14:paraId="38DCC26F" w14:textId="77777777" w:rsidR="00B80C57" w:rsidRPr="00304631" w:rsidRDefault="00B80C57">
      <w:pPr>
        <w:rPr>
          <w:b/>
          <w:sz w:val="28"/>
          <w:rPrChange w:id="62" w:author="2022.07.03" w:date="2026-03-31T10:43:00Z">
            <w:rPr>
              <w:b/>
            </w:rPr>
          </w:rPrChange>
        </w:rPr>
      </w:pPr>
      <w:r w:rsidRPr="00304631">
        <w:rPr>
          <w:b/>
          <w:sz w:val="28"/>
          <w:rPrChange w:id="63" w:author="2022.07.03" w:date="2026-03-31T10:43:00Z">
            <w:rPr>
              <w:b/>
            </w:rPr>
          </w:rPrChange>
        </w:rPr>
        <w:t xml:space="preserve"> Kızıllı Çiftliği - Agricultural land is 11,600 d. (owned corporately by some villagers)</w:t>
      </w:r>
    </w:p>
    <w:p w14:paraId="081BDF9D" w14:textId="39E06B9B" w:rsidR="00B80C57" w:rsidRDefault="00B80C57">
      <w:pPr>
        <w:rPr>
          <w:b/>
          <w:sz w:val="28"/>
          <w:rPrChange w:id="64" w:author="2022.07.03" w:date="2026-03-31T10:43:00Z">
            <w:rPr>
              <w:b/>
            </w:rPr>
          </w:rPrChange>
        </w:rPr>
      </w:pPr>
      <w:r w:rsidRPr="00304631">
        <w:rPr>
          <w:b/>
          <w:sz w:val="28"/>
          <w:rPrChange w:id="65" w:author="2022.07.03" w:date="2026-03-31T10:43:00Z">
            <w:rPr>
              <w:b/>
            </w:rPr>
          </w:rPrChange>
        </w:rPr>
        <w:t>Village agricultural land: 12,000 d. (owned individually)</w:t>
      </w:r>
    </w:p>
    <w:p w14:paraId="718CED00" w14:textId="62949700" w:rsidR="00304631" w:rsidRPr="00304631" w:rsidRDefault="00304631">
      <w:pPr>
        <w:rPr>
          <w:ins w:id="66" w:author="2022.07.03" w:date="2026-03-31T10:43:00Z"/>
          <w:b/>
          <w:sz w:val="28"/>
          <w:szCs w:val="28"/>
        </w:rPr>
      </w:pPr>
      <w:ins w:id="67" w:author="2022.07.03" w:date="2026-03-31T10:43:00Z">
        <w:r>
          <w:rPr>
            <w:b/>
            <w:sz w:val="28"/>
            <w:szCs w:val="28"/>
          </w:rPr>
          <w:t xml:space="preserve">Altogether, ÇK owns 35,000 d. It was all grazing now it is partly </w:t>
        </w:r>
        <w:proofErr w:type="gramStart"/>
        <w:r>
          <w:rPr>
            <w:b/>
            <w:sz w:val="28"/>
            <w:szCs w:val="28"/>
          </w:rPr>
          <w:t>agricultural</w:t>
        </w:r>
        <w:proofErr w:type="gramEnd"/>
      </w:ins>
    </w:p>
    <w:p w14:paraId="305E41DC" w14:textId="62652204" w:rsidR="008672D0" w:rsidRPr="00304631" w:rsidRDefault="00B80C57">
      <w:pPr>
        <w:rPr>
          <w:sz w:val="28"/>
          <w:rPrChange w:id="68" w:author="2022.07.03" w:date="2026-03-31T10:43:00Z">
            <w:rPr/>
          </w:rPrChange>
        </w:rPr>
      </w:pPr>
      <w:r w:rsidRPr="00304631">
        <w:rPr>
          <w:sz w:val="28"/>
          <w:rPrChange w:id="69" w:author="2022.07.03" w:date="2026-03-31T10:43:00Z">
            <w:rPr/>
          </w:rPrChange>
        </w:rPr>
        <w:t>Agriculture is rain-fed</w:t>
      </w:r>
      <w:del w:id="70" w:author="2022.07.03" w:date="2026-03-31T10:43:00Z">
        <w:r>
          <w:delText>.</w:delText>
        </w:r>
      </w:del>
      <w:ins w:id="71" w:author="2022.07.03" w:date="2026-03-31T10:43:00Z">
        <w:r w:rsidR="00C23535">
          <w:rPr>
            <w:sz w:val="28"/>
            <w:szCs w:val="28"/>
          </w:rPr>
          <w:t>, unlike in YH.</w:t>
        </w:r>
      </w:ins>
      <w:r w:rsidRPr="00304631">
        <w:rPr>
          <w:sz w:val="28"/>
          <w:rPrChange w:id="72" w:author="2022.07.03" w:date="2026-03-31T10:43:00Z">
            <w:rPr/>
          </w:rPrChange>
        </w:rPr>
        <w:t xml:space="preserve"> There are some small sondages, using </w:t>
      </w:r>
      <w:del w:id="73" w:author="2022.07.03" w:date="2026-03-31T10:43:00Z">
        <w:r>
          <w:delText>well</w:delText>
        </w:r>
      </w:del>
      <w:ins w:id="74" w:author="2022.07.03" w:date="2026-03-31T10:43:00Z">
        <w:r w:rsidR="00C23535">
          <w:rPr>
            <w:sz w:val="28"/>
            <w:szCs w:val="28"/>
          </w:rPr>
          <w:t xml:space="preserve">water from </w:t>
        </w:r>
        <w:r w:rsidRPr="00304631">
          <w:rPr>
            <w:sz w:val="28"/>
            <w:szCs w:val="28"/>
          </w:rPr>
          <w:t>well</w:t>
        </w:r>
        <w:r w:rsidR="00C23535">
          <w:rPr>
            <w:sz w:val="28"/>
            <w:szCs w:val="28"/>
          </w:rPr>
          <w:t>s</w:t>
        </w:r>
      </w:ins>
      <w:r w:rsidRPr="00304631">
        <w:rPr>
          <w:sz w:val="28"/>
          <w:rPrChange w:id="75" w:author="2022.07.03" w:date="2026-03-31T10:43:00Z">
            <w:rPr/>
          </w:rPrChange>
        </w:rPr>
        <w:t>, underground water.</w:t>
      </w:r>
      <w:r w:rsidR="00AD6409" w:rsidRPr="00304631">
        <w:rPr>
          <w:sz w:val="28"/>
          <w:rPrChange w:id="76" w:author="2022.07.03" w:date="2026-03-31T10:43:00Z">
            <w:rPr/>
          </w:rPrChange>
        </w:rPr>
        <w:t xml:space="preserve"> Yield is c.250 kg/d. COMPARED TO 500/d.  with irrigation, this year (at YH).</w:t>
      </w:r>
    </w:p>
    <w:p w14:paraId="2B1154C3" w14:textId="7971C026" w:rsidR="006F77C5" w:rsidRDefault="006F77C5">
      <w:pPr>
        <w:rPr>
          <w:sz w:val="28"/>
          <w:rPrChange w:id="77" w:author="2022.07.03" w:date="2026-03-31T10:43:00Z">
            <w:rPr/>
          </w:rPrChange>
        </w:rPr>
      </w:pPr>
      <w:r w:rsidRPr="00304631">
        <w:rPr>
          <w:sz w:val="28"/>
          <w:rPrChange w:id="78" w:author="2022.07.03" w:date="2026-03-31T10:43:00Z">
            <w:rPr/>
          </w:rPrChange>
        </w:rPr>
        <w:t xml:space="preserve">SÜT İNEKCİLİĞİ :  200-300 milk collection points FOR ALL VILLAGES OF POLATLİ. they sell through  contract (Ihale). </w:t>
      </w:r>
    </w:p>
    <w:p w14:paraId="1BE57A40" w14:textId="4D8FBA3F" w:rsidR="00304631" w:rsidRDefault="00304631">
      <w:pPr>
        <w:rPr>
          <w:sz w:val="28"/>
          <w:rPrChange w:id="79" w:author="2022.07.03" w:date="2026-03-31T10:43:00Z">
            <w:rPr/>
          </w:rPrChange>
        </w:rPr>
      </w:pPr>
    </w:p>
    <w:p w14:paraId="1DE8EA4A" w14:textId="5CD6D4DC" w:rsidR="00304631" w:rsidRDefault="0017596D">
      <w:pPr>
        <w:rPr>
          <w:ins w:id="80" w:author="2022.07.03" w:date="2026-03-31T10:43:00Z"/>
          <w:sz w:val="28"/>
          <w:szCs w:val="28"/>
        </w:rPr>
      </w:pPr>
      <w:del w:id="81" w:author="2022.07.03" w:date="2026-03-31T10:43:00Z">
        <w:r>
          <w:delText xml:space="preserve"> </w:delText>
        </w:r>
      </w:del>
      <w:ins w:id="82" w:author="2022.07.03" w:date="2026-03-31T10:43:00Z">
        <w:r w:rsidR="00C23535">
          <w:rPr>
            <w:sz w:val="28"/>
            <w:szCs w:val="28"/>
          </w:rPr>
          <w:t>ÇK and ŞÖ had conflict about gra</w:t>
        </w:r>
        <w:r w:rsidR="0097022B">
          <w:rPr>
            <w:sz w:val="28"/>
            <w:szCs w:val="28"/>
          </w:rPr>
          <w:t>z</w:t>
        </w:r>
        <w:r w:rsidR="00C23535">
          <w:rPr>
            <w:sz w:val="28"/>
            <w:szCs w:val="28"/>
          </w:rPr>
          <w:t xml:space="preserve">ing land at Kızıllı </w:t>
        </w:r>
        <w:proofErr w:type="gramStart"/>
        <w:r w:rsidR="00C23535">
          <w:rPr>
            <w:sz w:val="28"/>
            <w:szCs w:val="28"/>
          </w:rPr>
          <w:t>Yayla..</w:t>
        </w:r>
        <w:proofErr w:type="gramEnd"/>
        <w:r w:rsidR="00C23535">
          <w:rPr>
            <w:sz w:val="28"/>
            <w:szCs w:val="28"/>
          </w:rPr>
          <w:t xml:space="preserve"> but ŞÖ usurped part ÇK.</w:t>
        </w:r>
      </w:ins>
    </w:p>
    <w:p w14:paraId="4E1FAC55" w14:textId="302308AE" w:rsidR="0097022B" w:rsidRDefault="0097022B">
      <w:pPr>
        <w:rPr>
          <w:ins w:id="83" w:author="2022.07.03" w:date="2026-03-31T10:43:00Z"/>
          <w:sz w:val="28"/>
          <w:szCs w:val="28"/>
        </w:rPr>
      </w:pPr>
    </w:p>
    <w:p w14:paraId="4B10BFD8" w14:textId="308AFD2F" w:rsidR="0097022B" w:rsidRPr="00304631" w:rsidRDefault="0097022B">
      <w:pPr>
        <w:rPr>
          <w:ins w:id="84" w:author="2022.07.03" w:date="2026-03-31T10:43:00Z"/>
          <w:sz w:val="28"/>
          <w:szCs w:val="28"/>
        </w:rPr>
      </w:pPr>
      <w:ins w:id="85" w:author="2022.07.03" w:date="2026-03-31T10:43:00Z">
        <w:r>
          <w:rPr>
            <w:sz w:val="28"/>
            <w:szCs w:val="28"/>
          </w:rPr>
          <w:t>---------------------------</w:t>
        </w:r>
      </w:ins>
    </w:p>
    <w:p w14:paraId="7E55F2EA" w14:textId="03F38EE3" w:rsidR="00094C34" w:rsidRDefault="0097022B">
      <w:pPr>
        <w:rPr>
          <w:ins w:id="86" w:author="2022.07.03" w:date="2026-03-31T10:43:00Z"/>
          <w:sz w:val="28"/>
          <w:szCs w:val="28"/>
        </w:rPr>
      </w:pPr>
      <w:ins w:id="87" w:author="2022.07.03" w:date="2026-03-31T10:43:00Z">
        <w:r>
          <w:rPr>
            <w:sz w:val="28"/>
            <w:szCs w:val="28"/>
          </w:rPr>
          <w:t>METIN ÖNCEL – YH sepherd.Aug. 9, 2021</w:t>
        </w:r>
        <w:r w:rsidR="00124CA7">
          <w:rPr>
            <w:sz w:val="28"/>
            <w:szCs w:val="28"/>
          </w:rPr>
          <w:t xml:space="preserve">-2022in work </w:t>
        </w:r>
      </w:ins>
    </w:p>
    <w:p w14:paraId="3556F08F" w14:textId="4FE4C8A4" w:rsidR="0097022B" w:rsidRDefault="0097022B">
      <w:pPr>
        <w:rPr>
          <w:ins w:id="88" w:author="2022.07.03" w:date="2026-03-31T10:43:00Z"/>
          <w:sz w:val="28"/>
          <w:szCs w:val="28"/>
        </w:rPr>
      </w:pPr>
      <w:ins w:id="89" w:author="2022.07.03" w:date="2026-03-31T10:43:00Z">
        <w:r>
          <w:rPr>
            <w:sz w:val="28"/>
            <w:szCs w:val="28"/>
          </w:rPr>
          <w:t>68 sheep+lambs</w:t>
        </w:r>
      </w:ins>
    </w:p>
    <w:p w14:paraId="16F22874" w14:textId="2B6B6613" w:rsidR="0097022B" w:rsidRDefault="0097022B">
      <w:pPr>
        <w:rPr>
          <w:ins w:id="90" w:author="2022.07.03" w:date="2026-03-31T10:43:00Z"/>
          <w:sz w:val="28"/>
          <w:szCs w:val="28"/>
        </w:rPr>
      </w:pPr>
      <w:ins w:id="91" w:author="2022.07.03" w:date="2026-03-31T10:43:00Z">
        <w:r>
          <w:rPr>
            <w:sz w:val="28"/>
            <w:szCs w:val="28"/>
          </w:rPr>
          <w:t>233 angora goat</w:t>
        </w:r>
        <w:r w:rsidR="00C32F38">
          <w:rPr>
            <w:sz w:val="28"/>
            <w:szCs w:val="28"/>
          </w:rPr>
          <w:t>, 70 kids.</w:t>
        </w:r>
      </w:ins>
    </w:p>
    <w:p w14:paraId="43277949" w14:textId="7579D919" w:rsidR="00C32F38" w:rsidRDefault="00C32F38">
      <w:pPr>
        <w:rPr>
          <w:ins w:id="92" w:author="2022.07.03" w:date="2026-03-31T10:43:00Z"/>
          <w:sz w:val="28"/>
          <w:szCs w:val="28"/>
        </w:rPr>
      </w:pPr>
      <w:ins w:id="93" w:author="2022.07.03" w:date="2026-03-31T10:43:00Z">
        <w:r>
          <w:rPr>
            <w:sz w:val="28"/>
            <w:szCs w:val="28"/>
          </w:rPr>
          <w:t xml:space="preserve">“Ot yok, su yok” ondan sürü azaldı”. </w:t>
        </w:r>
      </w:ins>
    </w:p>
    <w:p w14:paraId="5E8A9CD3" w14:textId="1A208482" w:rsidR="00C32F38" w:rsidRDefault="00C32F38">
      <w:pPr>
        <w:rPr>
          <w:ins w:id="94" w:author="2022.07.03" w:date="2026-03-31T10:43:00Z"/>
          <w:sz w:val="28"/>
          <w:szCs w:val="28"/>
        </w:rPr>
      </w:pPr>
      <w:ins w:id="95" w:author="2022.07.03" w:date="2026-03-31T10:43:00Z">
        <w:r>
          <w:rPr>
            <w:sz w:val="28"/>
            <w:szCs w:val="28"/>
          </w:rPr>
          <w:t xml:space="preserve">His wife Hatice is 48 yrs. old, already she has rheumatism. </w:t>
        </w:r>
      </w:ins>
    </w:p>
    <w:p w14:paraId="448C23FB" w14:textId="55B8490A" w:rsidR="00C32F38" w:rsidRDefault="00C32F38">
      <w:pPr>
        <w:rPr>
          <w:ins w:id="96" w:author="2022.07.03" w:date="2026-03-31T10:43:00Z"/>
          <w:sz w:val="28"/>
          <w:szCs w:val="28"/>
        </w:rPr>
      </w:pPr>
      <w:ins w:id="97" w:author="2022.07.03" w:date="2026-03-31T10:43:00Z">
        <w:r>
          <w:rPr>
            <w:sz w:val="28"/>
            <w:szCs w:val="28"/>
          </w:rPr>
          <w:t xml:space="preserve">Even though they both love goats, they are selling them, because they can’t herd by themselves (Their </w:t>
        </w:r>
        <w:r w:rsidR="001D17F4">
          <w:rPr>
            <w:sz w:val="28"/>
            <w:szCs w:val="28"/>
          </w:rPr>
          <w:t xml:space="preserve">Afghani </w:t>
        </w:r>
        <w:r w:rsidR="00124CA7">
          <w:rPr>
            <w:sz w:val="28"/>
            <w:szCs w:val="28"/>
          </w:rPr>
          <w:t>hired</w:t>
        </w:r>
        <w:r>
          <w:rPr>
            <w:sz w:val="28"/>
            <w:szCs w:val="28"/>
          </w:rPr>
          <w:t xml:space="preserve"> shepherds won’t stay long with them, because they don’t feed them well and regularly, they don’t </w:t>
        </w:r>
        <w:r w:rsidR="00124CA7">
          <w:rPr>
            <w:sz w:val="28"/>
            <w:szCs w:val="28"/>
          </w:rPr>
          <w:t>provide</w:t>
        </w:r>
        <w:r>
          <w:rPr>
            <w:sz w:val="28"/>
            <w:szCs w:val="28"/>
          </w:rPr>
          <w:t xml:space="preserve"> them </w:t>
        </w:r>
        <w:r w:rsidR="00124CA7">
          <w:rPr>
            <w:sz w:val="28"/>
            <w:szCs w:val="28"/>
          </w:rPr>
          <w:t>wwith</w:t>
        </w:r>
        <w:r>
          <w:rPr>
            <w:sz w:val="28"/>
            <w:szCs w:val="28"/>
          </w:rPr>
          <w:t>decent accommodation (told by villagers).</w:t>
        </w:r>
      </w:ins>
    </w:p>
    <w:p w14:paraId="339168FE" w14:textId="4D6368A9" w:rsidR="00124CA7" w:rsidRDefault="00C32F38">
      <w:pPr>
        <w:rPr>
          <w:ins w:id="98" w:author="2022.07.03" w:date="2026-03-31T10:43:00Z"/>
          <w:sz w:val="28"/>
          <w:szCs w:val="28"/>
        </w:rPr>
      </w:pPr>
      <w:ins w:id="99" w:author="2022.07.03" w:date="2026-03-31T10:43:00Z">
        <w:r>
          <w:rPr>
            <w:sz w:val="28"/>
            <w:szCs w:val="28"/>
          </w:rPr>
          <w:t>So, I was told Metin sold all his flock</w:t>
        </w:r>
        <w:r w:rsidR="000452B0">
          <w:rPr>
            <w:sz w:val="28"/>
            <w:szCs w:val="28"/>
          </w:rPr>
          <w:t xml:space="preserve">, bought a </w:t>
        </w:r>
        <w:proofErr w:type="gramStart"/>
        <w:r w:rsidR="000452B0">
          <w:rPr>
            <w:sz w:val="28"/>
            <w:szCs w:val="28"/>
          </w:rPr>
          <w:t>house</w:t>
        </w:r>
        <w:proofErr w:type="gramEnd"/>
        <w:r w:rsidR="000452B0">
          <w:rPr>
            <w:sz w:val="28"/>
            <w:szCs w:val="28"/>
          </w:rPr>
          <w:t xml:space="preserve"> and moved to Polatlı with his wife—that put a dent to his career</w:t>
        </w:r>
        <w:r w:rsidR="00124CA7">
          <w:rPr>
            <w:sz w:val="28"/>
            <w:szCs w:val="28"/>
          </w:rPr>
          <w:t xml:space="preserve">, and his </w:t>
        </w:r>
        <w:r w:rsidR="001D17F4">
          <w:rPr>
            <w:sz w:val="28"/>
            <w:szCs w:val="28"/>
          </w:rPr>
          <w:t xml:space="preserve">love for angora goats! </w:t>
        </w:r>
        <w:r w:rsidR="007363B2">
          <w:rPr>
            <w:sz w:val="28"/>
            <w:szCs w:val="28"/>
          </w:rPr>
          <w:t xml:space="preserve">—Now he works </w:t>
        </w:r>
        <w:r w:rsidR="00124CA7">
          <w:rPr>
            <w:sz w:val="28"/>
            <w:szCs w:val="28"/>
          </w:rPr>
          <w:t xml:space="preserve">at a gas station for a few months to make </w:t>
        </w:r>
        <w:r w:rsidR="00124CA7">
          <w:rPr>
            <w:sz w:val="28"/>
            <w:szCs w:val="28"/>
          </w:rPr>
          <w:lastRenderedPageBreak/>
          <w:t xml:space="preserve">up the time gap </w:t>
        </w:r>
        <w:r w:rsidR="001D17F4">
          <w:rPr>
            <w:sz w:val="28"/>
            <w:szCs w:val="28"/>
          </w:rPr>
          <w:t>in time for</w:t>
        </w:r>
        <w:r w:rsidR="00124CA7">
          <w:rPr>
            <w:sz w:val="28"/>
            <w:szCs w:val="28"/>
          </w:rPr>
          <w:t xml:space="preserve"> retire</w:t>
        </w:r>
        <w:r w:rsidR="001D17F4">
          <w:rPr>
            <w:sz w:val="28"/>
            <w:szCs w:val="28"/>
          </w:rPr>
          <w:t>ment</w:t>
        </w:r>
        <w:r w:rsidR="00124CA7">
          <w:rPr>
            <w:sz w:val="28"/>
            <w:szCs w:val="28"/>
          </w:rPr>
          <w:t xml:space="preserve"> and collect his monthly retirement salary.</w:t>
        </w:r>
      </w:ins>
    </w:p>
    <w:p w14:paraId="78697490" w14:textId="61878983" w:rsidR="00124CA7" w:rsidRDefault="00124CA7">
      <w:pPr>
        <w:rPr>
          <w:ins w:id="100" w:author="2022.07.03" w:date="2026-03-31T10:43:00Z"/>
          <w:sz w:val="28"/>
          <w:szCs w:val="28"/>
        </w:rPr>
      </w:pPr>
      <w:ins w:id="101" w:author="2022.07.03" w:date="2026-03-31T10:43:00Z">
        <w:r>
          <w:rPr>
            <w:sz w:val="28"/>
            <w:szCs w:val="28"/>
          </w:rPr>
          <w:t xml:space="preserve">He </w:t>
        </w:r>
        <w:r w:rsidR="001D17F4">
          <w:rPr>
            <w:sz w:val="28"/>
            <w:szCs w:val="28"/>
          </w:rPr>
          <w:t xml:space="preserve">bought a house at Polatlı last year, </w:t>
        </w:r>
        <w:r>
          <w:rPr>
            <w:sz w:val="28"/>
            <w:szCs w:val="28"/>
          </w:rPr>
          <w:t>keeps his house at YH</w:t>
        </w:r>
        <w:r w:rsidR="001D17F4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for 200,000TL . The sale of his herd was 600</w:t>
        </w:r>
        <w:r w:rsidR="001D17F4">
          <w:rPr>
            <w:sz w:val="28"/>
            <w:szCs w:val="28"/>
          </w:rPr>
          <w:t>,000.</w:t>
        </w:r>
        <w:r w:rsidR="006F0B4E">
          <w:rPr>
            <w:sz w:val="28"/>
            <w:szCs w:val="28"/>
          </w:rPr>
          <w:t xml:space="preserve"> </w:t>
        </w:r>
      </w:ins>
    </w:p>
    <w:p w14:paraId="72399756" w14:textId="63FFB291" w:rsidR="00C32F38" w:rsidRDefault="00FC6BF6">
      <w:pPr>
        <w:rPr>
          <w:ins w:id="102" w:author="2022.07.03" w:date="2026-03-31T10:43:00Z"/>
          <w:sz w:val="28"/>
          <w:szCs w:val="28"/>
        </w:rPr>
      </w:pPr>
      <w:ins w:id="103" w:author="2022.07.03" w:date="2026-03-31T10:43:00Z">
        <w:r>
          <w:rPr>
            <w:sz w:val="28"/>
            <w:szCs w:val="28"/>
          </w:rPr>
          <w:t>p.s. when he had his herd, he used to take it to Sülüklü mevki for grazing, and took water with him with a “tanker”--</w:t>
        </w:r>
      </w:ins>
    </w:p>
    <w:p w14:paraId="13636200" w14:textId="66B368D3" w:rsidR="00124CA7" w:rsidRDefault="00124CA7">
      <w:pPr>
        <w:rPr>
          <w:ins w:id="104" w:author="2022.07.03" w:date="2026-03-31T10:43:00Z"/>
          <w:sz w:val="28"/>
          <w:szCs w:val="28"/>
        </w:rPr>
      </w:pPr>
    </w:p>
    <w:p w14:paraId="0BC943CB" w14:textId="77777777" w:rsidR="00124CA7" w:rsidRPr="00304631" w:rsidRDefault="00124CA7">
      <w:pPr>
        <w:rPr>
          <w:sz w:val="28"/>
          <w:rPrChange w:id="105" w:author="2022.07.03" w:date="2026-03-31T10:43:00Z">
            <w:rPr/>
          </w:rPrChange>
        </w:rPr>
      </w:pPr>
    </w:p>
    <w:p w14:paraId="4255070D" w14:textId="77777777" w:rsidR="00094C34" w:rsidRPr="00304631" w:rsidRDefault="00094C34">
      <w:pPr>
        <w:rPr>
          <w:sz w:val="28"/>
          <w:rPrChange w:id="106" w:author="2022.07.03" w:date="2026-03-31T10:43:00Z">
            <w:rPr/>
          </w:rPrChange>
        </w:rPr>
      </w:pPr>
    </w:p>
    <w:p w14:paraId="52FC43EE" w14:textId="77777777" w:rsidR="00094C34" w:rsidRPr="00304631" w:rsidRDefault="00094C34">
      <w:pPr>
        <w:rPr>
          <w:sz w:val="28"/>
          <w:rPrChange w:id="107" w:author="2022.07.03" w:date="2026-03-31T10:43:00Z">
            <w:rPr/>
          </w:rPrChange>
        </w:rPr>
      </w:pPr>
    </w:p>
    <w:sectPr w:rsidR="00094C34" w:rsidRPr="00304631" w:rsidSect="00094C3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embedSystemFonts/>
  <w:proofState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34"/>
    <w:rsid w:val="000452B0"/>
    <w:rsid w:val="00094C34"/>
    <w:rsid w:val="000C4C3A"/>
    <w:rsid w:val="00124CA7"/>
    <w:rsid w:val="0017307C"/>
    <w:rsid w:val="0017596D"/>
    <w:rsid w:val="001D17F4"/>
    <w:rsid w:val="00276194"/>
    <w:rsid w:val="00304631"/>
    <w:rsid w:val="003919DE"/>
    <w:rsid w:val="00456230"/>
    <w:rsid w:val="00473B1D"/>
    <w:rsid w:val="004F2D09"/>
    <w:rsid w:val="0066059B"/>
    <w:rsid w:val="006F0B4E"/>
    <w:rsid w:val="006F77C5"/>
    <w:rsid w:val="007363B2"/>
    <w:rsid w:val="008672D0"/>
    <w:rsid w:val="0089479D"/>
    <w:rsid w:val="0097022B"/>
    <w:rsid w:val="00A006FB"/>
    <w:rsid w:val="00A470DB"/>
    <w:rsid w:val="00A54C3F"/>
    <w:rsid w:val="00A86033"/>
    <w:rsid w:val="00AD3645"/>
    <w:rsid w:val="00AD6409"/>
    <w:rsid w:val="00B80C57"/>
    <w:rsid w:val="00C23535"/>
    <w:rsid w:val="00C32F38"/>
    <w:rsid w:val="00D81676"/>
    <w:rsid w:val="00E67703"/>
    <w:rsid w:val="00F7214C"/>
    <w:rsid w:val="00FC6B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3D96"/>
  <w15:docId w15:val="{F394525F-65F5-E34B-96AC-ACA287A7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3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1</cp:revision>
  <dcterms:created xsi:type="dcterms:W3CDTF">2011-07-07T06:07:00Z</dcterms:created>
  <dcterms:modified xsi:type="dcterms:W3CDTF">2026-03-31T14:44:00Z</dcterms:modified>
</cp:coreProperties>
</file>